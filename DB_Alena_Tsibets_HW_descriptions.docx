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FA0AD1">
        <w:trPr>
          <w:trHeight w:val="1583"/>
        </w:trPr>
        <w:tc>
          <w:tcPr>
            <w:tcW w:w="9359" w:type="dxa"/>
          </w:tcPr>
          <w:p w14:paraId="178AC1E6" w14:textId="3B2D1765" w:rsidR="00500742" w:rsidRPr="007F4104" w:rsidRDefault="00426215" w:rsidP="00FA0AD1">
            <w:pPr>
              <w:pStyle w:val="af1"/>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FA0AD1">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1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ab"/>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ab"/>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FA0AD1">
      <w:pPr>
        <w:pStyle w:val="22"/>
        <w:tabs>
          <w:tab w:val="left" w:pos="880"/>
          <w:tab w:val="right" w:leader="dot" w:pos="9347"/>
        </w:tabs>
        <w:rPr>
          <w:rFonts w:asciiTheme="minorHAnsi" w:eastAsiaTheme="minorEastAsia" w:hAnsiTheme="minorHAnsi" w:cstheme="minorBidi"/>
          <w:noProof/>
          <w:sz w:val="22"/>
          <w:szCs w:val="22"/>
        </w:rPr>
      </w:pPr>
      <w:hyperlink w:anchor="_Toc62212631" w:history="1">
        <w:r w:rsidR="00407DD5" w:rsidRPr="00CF14D8">
          <w:rPr>
            <w:rStyle w:val="ab"/>
            <w:rFonts w:eastAsia="MS Gothic"/>
            <w:noProof/>
          </w:rPr>
          <w:t>1.1</w:t>
        </w:r>
        <w:r w:rsidR="00407DD5">
          <w:rPr>
            <w:rFonts w:asciiTheme="minorHAnsi" w:eastAsiaTheme="minorEastAsia" w:hAnsiTheme="minorHAnsi" w:cstheme="minorBidi"/>
            <w:noProof/>
            <w:sz w:val="22"/>
            <w:szCs w:val="22"/>
          </w:rPr>
          <w:tab/>
        </w:r>
        <w:r w:rsidR="00407DD5" w:rsidRPr="00CF14D8">
          <w:rPr>
            <w:rStyle w:val="ab"/>
            <w:rFonts w:eastAsia="MS Gothic"/>
            <w:noProof/>
          </w:rPr>
          <w:t>Business background</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_Toc62212631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43771BC" w14:textId="3DEEC2AB" w:rsidR="00407DD5" w:rsidRDefault="00FA0AD1">
      <w:pPr>
        <w:pStyle w:val="22"/>
        <w:tabs>
          <w:tab w:val="left" w:pos="880"/>
          <w:tab w:val="right" w:leader="dot" w:pos="9347"/>
        </w:tabs>
        <w:rPr>
          <w:rFonts w:asciiTheme="minorHAnsi" w:eastAsiaTheme="minorEastAsia" w:hAnsiTheme="minorHAnsi" w:cstheme="minorBidi"/>
          <w:noProof/>
          <w:sz w:val="22"/>
          <w:szCs w:val="22"/>
        </w:rPr>
      </w:pPr>
      <w:hyperlink w:anchor="_Toc62212632" w:history="1">
        <w:r w:rsidR="00407DD5" w:rsidRPr="00CF14D8">
          <w:rPr>
            <w:rStyle w:val="ab"/>
            <w:rFonts w:eastAsia="MS Gothic"/>
            <w:noProof/>
          </w:rPr>
          <w:t>1.2</w:t>
        </w:r>
        <w:r w:rsidR="00407DD5">
          <w:rPr>
            <w:rFonts w:asciiTheme="minorHAnsi" w:eastAsiaTheme="minorEastAsia" w:hAnsiTheme="minorHAnsi" w:cstheme="minorBidi"/>
            <w:noProof/>
            <w:sz w:val="22"/>
            <w:szCs w:val="22"/>
          </w:rPr>
          <w:tab/>
        </w:r>
        <w:r w:rsidR="00407DD5" w:rsidRPr="00CF14D8">
          <w:rPr>
            <w:rStyle w:val="ab"/>
            <w:rFonts w:eastAsia="MS Gothic"/>
            <w:noProof/>
          </w:rPr>
          <w:t>Problems. Current Situation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_Toc62212632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0E133934" w14:textId="54C61E7C" w:rsidR="00407DD5" w:rsidRDefault="00FA0AD1" w:rsidP="6D4B84C2">
      <w:pPr>
        <w:pStyle w:val="22"/>
        <w:tabs>
          <w:tab w:val="left" w:pos="880"/>
          <w:tab w:val="right" w:leader="dot" w:pos="9347"/>
        </w:tabs>
        <w:rPr>
          <w:rFonts w:asciiTheme="minorHAnsi" w:eastAsiaTheme="minorEastAsia" w:hAnsiTheme="minorHAnsi" w:cstheme="minorBidi"/>
          <w:noProof/>
          <w:sz w:val="22"/>
          <w:szCs w:val="22"/>
        </w:rPr>
      </w:pPr>
      <w:hyperlink w:anchor="_Toc62212633" w:history="1">
        <w:r w:rsidR="00407DD5" w:rsidRPr="00CF14D8">
          <w:rPr>
            <w:rStyle w:val="ab"/>
            <w:rFonts w:eastAsia="MS Gothic"/>
            <w:noProof/>
          </w:rPr>
          <w:t>1.3</w:t>
        </w:r>
        <w:r w:rsidR="00407DD5">
          <w:rPr>
            <w:rFonts w:asciiTheme="minorHAnsi" w:eastAsiaTheme="minorEastAsia" w:hAnsiTheme="minorHAnsi" w:cstheme="minorBidi"/>
            <w:noProof/>
            <w:sz w:val="22"/>
            <w:szCs w:val="22"/>
          </w:rPr>
          <w:tab/>
        </w:r>
        <w:r w:rsidR="002B3847">
          <w:rPr>
            <w:rStyle w:val="ab"/>
            <w:rFonts w:eastAsia="MS Gothic"/>
            <w:noProof/>
          </w:rPr>
          <w:t>The b</w:t>
        </w:r>
        <w:r w:rsidR="00407DD5" w:rsidRPr="00CF14D8">
          <w:rPr>
            <w:rStyle w:val="ab"/>
            <w:rFonts w:eastAsia="MS Gothic"/>
            <w:noProof/>
          </w:rPr>
          <w:t xml:space="preserve">enefits </w:t>
        </w:r>
        <w:r w:rsidR="002B3847">
          <w:rPr>
            <w:rStyle w:val="ab"/>
            <w:rFonts w:eastAsia="MS Gothic"/>
            <w:noProof/>
          </w:rPr>
          <w:t>of</w:t>
        </w:r>
        <w:r w:rsidR="00407DD5" w:rsidRPr="00CF14D8">
          <w:rPr>
            <w:rStyle w:val="ab"/>
            <w:rFonts w:eastAsia="MS Gothic"/>
            <w:noProof/>
          </w:rPr>
          <w:t xml:space="preserve"> implementing a database. Project Vision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_Toc62212633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128635C4" w14:textId="349EDCCA" w:rsidR="00407DD5" w:rsidRDefault="00FA0AD1">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00407DD5" w:rsidRPr="00CF14D8">
          <w:rPr>
            <w:rStyle w:val="ab"/>
            <w:rFonts w:eastAsia="MS Gothic"/>
            <w:noProof/>
          </w:rPr>
          <w:t>2</w:t>
        </w:r>
        <w:r w:rsidR="00407DD5">
          <w:rPr>
            <w:rFonts w:asciiTheme="minorHAnsi" w:eastAsiaTheme="minorEastAsia" w:hAnsiTheme="minorHAnsi" w:cstheme="minorBidi"/>
            <w:bCs w:val="0"/>
            <w:caps w:val="0"/>
            <w:noProof/>
            <w:color w:val="auto"/>
            <w:sz w:val="22"/>
            <w:szCs w:val="22"/>
          </w:rPr>
          <w:tab/>
        </w:r>
        <w:r w:rsidR="00407DD5" w:rsidRPr="00CF14D8">
          <w:rPr>
            <w:rStyle w:val="ab"/>
            <w:rFonts w:eastAsia="MS Gothic"/>
            <w:noProof/>
          </w:rPr>
          <w:t>Model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_Toc62212634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41C96AAF" w14:textId="1B137751" w:rsidR="00407DD5" w:rsidRDefault="00FA0AD1">
      <w:pPr>
        <w:pStyle w:val="22"/>
        <w:tabs>
          <w:tab w:val="left" w:pos="880"/>
          <w:tab w:val="right" w:leader="dot" w:pos="9347"/>
        </w:tabs>
        <w:rPr>
          <w:rFonts w:asciiTheme="minorHAnsi" w:eastAsiaTheme="minorEastAsia" w:hAnsiTheme="minorHAnsi" w:cstheme="minorBidi"/>
          <w:noProof/>
          <w:sz w:val="22"/>
          <w:szCs w:val="22"/>
        </w:rPr>
      </w:pPr>
      <w:hyperlink w:anchor="_Toc62212635" w:history="1">
        <w:r w:rsidR="00407DD5" w:rsidRPr="00CF14D8">
          <w:rPr>
            <w:rStyle w:val="ab"/>
            <w:rFonts w:eastAsia="MS Gothic"/>
            <w:noProof/>
          </w:rPr>
          <w:t>2.1</w:t>
        </w:r>
        <w:r w:rsidR="00407DD5">
          <w:rPr>
            <w:rFonts w:asciiTheme="minorHAnsi" w:eastAsiaTheme="minorEastAsia" w:hAnsiTheme="minorHAnsi" w:cstheme="minorBidi"/>
            <w:noProof/>
            <w:sz w:val="22"/>
            <w:szCs w:val="22"/>
          </w:rPr>
          <w:tab/>
        </w:r>
        <w:r w:rsidR="00407DD5" w:rsidRPr="00CF14D8">
          <w:rPr>
            <w:rStyle w:val="ab"/>
            <w:rFonts w:eastAsia="MS Gothic"/>
            <w:noProof/>
          </w:rPr>
          <w:t>Definitions &amp; Acronyms</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_Toc62212635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670E842D" w14:textId="0E364FEB" w:rsidR="00407DD5" w:rsidRDefault="00FA0AD1">
      <w:pPr>
        <w:pStyle w:val="22"/>
        <w:tabs>
          <w:tab w:val="left" w:pos="880"/>
          <w:tab w:val="right" w:leader="dot" w:pos="9347"/>
        </w:tabs>
        <w:rPr>
          <w:rFonts w:asciiTheme="minorHAnsi" w:eastAsiaTheme="minorEastAsia" w:hAnsiTheme="minorHAnsi" w:cstheme="minorBidi"/>
          <w:noProof/>
          <w:sz w:val="22"/>
          <w:szCs w:val="22"/>
        </w:rPr>
      </w:pPr>
      <w:hyperlink w:anchor="_Toc62212636" w:history="1">
        <w:r w:rsidR="00407DD5" w:rsidRPr="00CF14D8">
          <w:rPr>
            <w:rStyle w:val="ab"/>
            <w:rFonts w:eastAsia="MS Gothic"/>
            <w:noProof/>
          </w:rPr>
          <w:t>2.2</w:t>
        </w:r>
        <w:r w:rsidR="00407DD5">
          <w:rPr>
            <w:rFonts w:asciiTheme="minorHAnsi" w:eastAsiaTheme="minorEastAsia" w:hAnsiTheme="minorHAnsi" w:cstheme="minorBidi"/>
            <w:noProof/>
            <w:sz w:val="22"/>
            <w:szCs w:val="22"/>
          </w:rPr>
          <w:tab/>
        </w:r>
        <w:r w:rsidR="00407DD5" w:rsidRPr="00CF14D8">
          <w:rPr>
            <w:rStyle w:val="ab"/>
            <w:rFonts w:eastAsia="MS Gothic"/>
            <w:noProof/>
          </w:rPr>
          <w:t>Logical Scheme</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_Toc62212636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32F1B2ED" w14:textId="4CEEC0FC" w:rsidR="00407DD5" w:rsidRDefault="00FA0AD1">
      <w:pPr>
        <w:pStyle w:val="22"/>
        <w:tabs>
          <w:tab w:val="left" w:pos="880"/>
          <w:tab w:val="right" w:leader="dot" w:pos="9347"/>
        </w:tabs>
        <w:rPr>
          <w:rFonts w:asciiTheme="minorHAnsi" w:eastAsiaTheme="minorEastAsia" w:hAnsiTheme="minorHAnsi" w:cstheme="minorBidi"/>
          <w:noProof/>
          <w:sz w:val="22"/>
          <w:szCs w:val="22"/>
        </w:rPr>
      </w:pPr>
      <w:hyperlink w:anchor="_Toc62212637" w:history="1">
        <w:r w:rsidR="00407DD5" w:rsidRPr="00CF14D8">
          <w:rPr>
            <w:rStyle w:val="ab"/>
            <w:rFonts w:eastAsia="MS Gothic"/>
            <w:noProof/>
          </w:rPr>
          <w:t>2.3</w:t>
        </w:r>
        <w:r w:rsidR="00407DD5">
          <w:rPr>
            <w:rFonts w:asciiTheme="minorHAnsi" w:eastAsiaTheme="minorEastAsia" w:hAnsiTheme="minorHAnsi" w:cstheme="minorBidi"/>
            <w:noProof/>
            <w:sz w:val="22"/>
            <w:szCs w:val="22"/>
          </w:rPr>
          <w:tab/>
        </w:r>
        <w:r w:rsidR="00407DD5" w:rsidRPr="00CF14D8">
          <w:rPr>
            <w:rStyle w:val="ab"/>
            <w:rFonts w:eastAsia="MS Gothic"/>
            <w:noProof/>
          </w:rPr>
          <w:t>Objects</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_Toc62212637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58FCF022" w14:textId="7D69FC3F" w:rsidR="00500742" w:rsidRPr="00114D08" w:rsidRDefault="00500742" w:rsidP="00500742">
      <w:pPr>
        <w:pStyle w:val="1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00426215" w:rsidP="00426215">
      <w:pPr>
        <w:pStyle w:val="2"/>
        <w:keepNext w:val="0"/>
        <w:ind w:left="851" w:hanging="851"/>
        <w:rPr>
          <w:ins w:id="8" w:author="Alena Tsibets" w:date="2023-10-26T17:07:00Z"/>
        </w:rPr>
      </w:pPr>
      <w:bookmarkStart w:id="9" w:name="_Toc412572570"/>
      <w:bookmarkStart w:id="10" w:name="_Toc509167634"/>
      <w:bookmarkStart w:id="11" w:name="_Toc62212631"/>
      <w:r>
        <w:t>Business background</w:t>
      </w:r>
      <w:bookmarkEnd w:id="9"/>
      <w:bookmarkEnd w:id="10"/>
      <w:bookmarkEnd w:id="11"/>
    </w:p>
    <w:p w14:paraId="3463FC0F" w14:textId="075870D8" w:rsidR="004B591A" w:rsidRPr="004B591A" w:rsidRDefault="004B591A" w:rsidP="004B591A">
      <w:pPr>
        <w:pStyle w:val="a2"/>
        <w:pPrChange w:id="12" w:author="Alena Tsibets" w:date="2023-10-26T17:07:00Z">
          <w:pPr>
            <w:pStyle w:val="2"/>
            <w:keepNext w:val="0"/>
            <w:ind w:left="851" w:hanging="851"/>
          </w:pPr>
        </w:pPrChange>
      </w:pPr>
      <w:ins w:id="13" w:author="Alena Tsibets" w:date="2023-10-26T17:07:00Z">
        <w:r>
          <w:rPr>
            <w:rFonts w:ascii="Source Sans Pro" w:hAnsi="Source Sans Pro"/>
            <w:color w:val="313131"/>
            <w:sz w:val="26"/>
            <w:szCs w:val="26"/>
            <w:shd w:val="clear" w:color="auto" w:fill="FFFFFF"/>
          </w:rPr>
          <w:t>The date of the beginning and end of each climb, the names and addresses of the climbers involved, the name and height of the mountain, the country, and the area where the mountain is located must be recorded in the database. Give descriptive names to the tables and fields in which the information will be entered.</w:t>
        </w:r>
      </w:ins>
    </w:p>
    <w:p w14:paraId="1CE130DD" w14:textId="77777777" w:rsidR="00C403FF" w:rsidRPr="00C403FF" w:rsidRDefault="00C403FF" w:rsidP="00C403FF">
      <w:pPr>
        <w:pStyle w:val="a2"/>
      </w:pPr>
    </w:p>
    <w:p w14:paraId="0A083701" w14:textId="02D5CCA5" w:rsidR="00912B00" w:rsidRDefault="00426215" w:rsidP="00912B00">
      <w:pPr>
        <w:pStyle w:val="2"/>
        <w:keepNext w:val="0"/>
        <w:ind w:left="851" w:hanging="851"/>
        <w:rPr>
          <w:ins w:id="14" w:author="Alena Tsibets" w:date="2023-10-26T17:38:00Z"/>
        </w:rPr>
      </w:pPr>
      <w:bookmarkStart w:id="15" w:name="_Toc412572571"/>
      <w:bookmarkStart w:id="16" w:name="_Toc509167635"/>
      <w:bookmarkStart w:id="17" w:name="_Toc62212632"/>
      <w:r>
        <w:t>P</w:t>
      </w:r>
      <w:r w:rsidRPr="00473DF1">
        <w:t>roblems</w:t>
      </w:r>
      <w:r w:rsidR="00C403FF">
        <w:t>.</w:t>
      </w:r>
      <w:r w:rsidRPr="00473DF1">
        <w:t xml:space="preserve"> </w:t>
      </w:r>
      <w:bookmarkStart w:id="18" w:name="_Toc462595274"/>
      <w:bookmarkEnd w:id="15"/>
      <w:bookmarkEnd w:id="16"/>
      <w:r w:rsidR="00C403FF" w:rsidRPr="00C403FF">
        <w:t>Current Situation</w:t>
      </w:r>
      <w:bookmarkEnd w:id="17"/>
      <w:bookmarkEnd w:id="18"/>
    </w:p>
    <w:p w14:paraId="796104C6" w14:textId="40CCB769" w:rsidR="00912B00" w:rsidRPr="00912B00" w:rsidRDefault="00912B00" w:rsidP="00912B00">
      <w:pPr>
        <w:pStyle w:val="a2"/>
        <w:rPr>
          <w:rFonts w:ascii="Source Sans Pro" w:hAnsi="Source Sans Pro"/>
          <w:color w:val="313131"/>
          <w:sz w:val="26"/>
          <w:szCs w:val="26"/>
          <w:shd w:val="clear" w:color="auto" w:fill="FFFFFF"/>
          <w:rPrChange w:id="19" w:author="Alena Tsibets" w:date="2023-10-26T17:40:00Z">
            <w:rPr/>
          </w:rPrChange>
        </w:rPr>
        <w:pPrChange w:id="20" w:author="Alena Tsibets" w:date="2023-10-26T17:38:00Z">
          <w:pPr>
            <w:pStyle w:val="2"/>
            <w:keepNext w:val="0"/>
            <w:ind w:left="851" w:hanging="851"/>
          </w:pPr>
        </w:pPrChange>
      </w:pPr>
      <w:ins w:id="21" w:author="Alena Tsibets" w:date="2023-10-26T17:38:00Z">
        <w:r w:rsidRPr="00912B00">
          <w:rPr>
            <w:rFonts w:ascii="Source Sans Pro" w:hAnsi="Source Sans Pro"/>
            <w:color w:val="313131"/>
            <w:sz w:val="26"/>
            <w:szCs w:val="26"/>
            <w:shd w:val="clear" w:color="auto" w:fill="FFFFFF"/>
            <w:rPrChange w:id="22" w:author="Alena Tsibets" w:date="2023-10-26T17:40:00Z">
              <w:rPr/>
            </w:rPrChange>
          </w:rPr>
          <w:t xml:space="preserve">We need to store information about </w:t>
        </w:r>
      </w:ins>
      <w:ins w:id="23" w:author="Alena Tsibets" w:date="2023-10-26T17:39:00Z">
        <w:r w:rsidRPr="00912B00">
          <w:rPr>
            <w:rFonts w:ascii="Source Sans Pro" w:hAnsi="Source Sans Pro"/>
            <w:color w:val="313131"/>
            <w:sz w:val="26"/>
            <w:szCs w:val="26"/>
            <w:shd w:val="clear" w:color="auto" w:fill="FFFFFF"/>
            <w:rPrChange w:id="24" w:author="Alena Tsibets" w:date="2023-10-26T17:40:00Z">
              <w:rPr/>
            </w:rPrChange>
          </w:rPr>
          <w:t xml:space="preserve">mountains, climbers and different </w:t>
        </w:r>
      </w:ins>
      <w:ins w:id="25" w:author="Alena Tsibets" w:date="2023-10-26T17:40:00Z">
        <w:r w:rsidRPr="00912B00">
          <w:rPr>
            <w:rFonts w:ascii="Source Sans Pro" w:hAnsi="Source Sans Pro"/>
            <w:color w:val="313131"/>
            <w:sz w:val="26"/>
            <w:szCs w:val="26"/>
            <w:shd w:val="clear" w:color="auto" w:fill="FFFFFF"/>
          </w:rPr>
          <w:t>climbs</w:t>
        </w:r>
        <w:r w:rsidRPr="00912B00">
          <w:rPr>
            <w:rFonts w:ascii="Source Sans Pro" w:hAnsi="Source Sans Pro"/>
            <w:color w:val="313131"/>
            <w:sz w:val="26"/>
            <w:szCs w:val="26"/>
            <w:shd w:val="clear" w:color="auto" w:fill="FFFFFF"/>
            <w:rPrChange w:id="26" w:author="Alena Tsibets" w:date="2023-10-26T17:40:00Z">
              <w:rPr/>
            </w:rPrChange>
          </w:rPr>
          <w:t>.</w:t>
        </w:r>
      </w:ins>
      <w:ins w:id="27" w:author="Alena Tsibets" w:date="2023-10-26T17:39:00Z">
        <w:r w:rsidRPr="00912B00">
          <w:rPr>
            <w:rFonts w:ascii="Source Sans Pro" w:hAnsi="Source Sans Pro"/>
            <w:color w:val="313131"/>
            <w:sz w:val="26"/>
            <w:szCs w:val="26"/>
            <w:shd w:val="clear" w:color="auto" w:fill="FFFFFF"/>
            <w:rPrChange w:id="28" w:author="Alena Tsibets" w:date="2023-10-26T17:40:00Z">
              <w:rPr/>
            </w:rPrChange>
          </w:rPr>
          <w:t xml:space="preserve"> </w:t>
        </w:r>
      </w:ins>
    </w:p>
    <w:p w14:paraId="7A3D1FB8" w14:textId="77777777" w:rsidR="00C403FF" w:rsidRPr="00E82570" w:rsidRDefault="00C403FF" w:rsidP="00426215">
      <w:pPr>
        <w:pStyle w:val="a2"/>
      </w:pPr>
    </w:p>
    <w:p w14:paraId="456F4093" w14:textId="1739094F" w:rsidR="00426215" w:rsidRDefault="0000152E" w:rsidP="00426215">
      <w:pPr>
        <w:pStyle w:val="2"/>
        <w:keepNext w:val="0"/>
        <w:ind w:left="851" w:hanging="851"/>
        <w:rPr>
          <w:ins w:id="29" w:author="Alena Tsibets" w:date="2023-10-26T17:48:00Z"/>
        </w:rPr>
      </w:pPr>
      <w:bookmarkStart w:id="30" w:name="_Toc412572572"/>
      <w:bookmarkStart w:id="31" w:name="_Toc509167636"/>
      <w:bookmarkStart w:id="32" w:name="_Toc62212633"/>
      <w:r>
        <w:t xml:space="preserve">the </w:t>
      </w:r>
      <w:r w:rsidR="00426215">
        <w:t xml:space="preserve">Benefits </w:t>
      </w:r>
      <w:r>
        <w:t>of</w:t>
      </w:r>
      <w:r w:rsidR="00426215">
        <w:t xml:space="preserve"> implementing a </w:t>
      </w:r>
      <w:bookmarkEnd w:id="30"/>
      <w:bookmarkEnd w:id="31"/>
      <w:r w:rsidR="00C403FF">
        <w:t>database. Project Vision</w:t>
      </w:r>
      <w:bookmarkEnd w:id="32"/>
    </w:p>
    <w:p w14:paraId="776D842C" w14:textId="7F25D174" w:rsidR="00FA0AD1" w:rsidRPr="00FA0AD1" w:rsidRDefault="00FA0AD1" w:rsidP="00FA0AD1">
      <w:pPr>
        <w:pStyle w:val="a2"/>
        <w:rPr>
          <w:rFonts w:ascii="Source Sans Pro" w:hAnsi="Source Sans Pro"/>
          <w:color w:val="313131"/>
          <w:sz w:val="26"/>
          <w:szCs w:val="26"/>
          <w:shd w:val="clear" w:color="auto" w:fill="FFFFFF"/>
          <w:rPrChange w:id="33" w:author="Alena Tsibets" w:date="2023-10-26T17:48:00Z">
            <w:rPr/>
          </w:rPrChange>
        </w:rPr>
        <w:pPrChange w:id="34" w:author="Alena Tsibets" w:date="2023-10-26T17:48:00Z">
          <w:pPr>
            <w:pStyle w:val="2"/>
            <w:keepNext w:val="0"/>
            <w:ind w:left="851" w:hanging="851"/>
          </w:pPr>
        </w:pPrChange>
      </w:pPr>
      <w:ins w:id="35" w:author="Alena Tsibets" w:date="2023-10-26T17:48:00Z">
        <w:r w:rsidRPr="00FA0AD1">
          <w:rPr>
            <w:rFonts w:ascii="Source Sans Pro" w:hAnsi="Source Sans Pro"/>
            <w:color w:val="313131"/>
            <w:sz w:val="26"/>
            <w:szCs w:val="26"/>
            <w:shd w:val="clear" w:color="auto" w:fill="FFFFFF"/>
            <w:rPrChange w:id="36" w:author="Alena Tsibets" w:date="2023-10-26T17:48:00Z">
              <w:rPr/>
            </w:rPrChange>
          </w:rPr>
          <w:t>A large amount of data needs to be stored.  For ease of organization and access, it is recommended to use databases.</w:t>
        </w:r>
      </w:ins>
    </w:p>
    <w:p w14:paraId="20C95FFC" w14:textId="77777777" w:rsidR="006F645E" w:rsidRPr="006F645E" w:rsidRDefault="006F645E" w:rsidP="006F645E">
      <w:pPr>
        <w:pStyle w:val="a2"/>
      </w:pPr>
    </w:p>
    <w:p w14:paraId="1B22C6C0" w14:textId="11675BAE" w:rsidR="00426215" w:rsidRDefault="006F645E" w:rsidP="00426215">
      <w:pPr>
        <w:pStyle w:val="1"/>
        <w:ind w:left="431" w:hanging="431"/>
      </w:pPr>
      <w:bookmarkStart w:id="37" w:name="_Toc62212634"/>
      <w:bookmarkStart w:id="38" w:name="_Hlk314571188"/>
      <w:r>
        <w:t>Model description</w:t>
      </w:r>
      <w:bookmarkEnd w:id="37"/>
    </w:p>
    <w:p w14:paraId="65416CD2" w14:textId="77777777" w:rsidR="006F645E" w:rsidRDefault="006F645E" w:rsidP="006F645E">
      <w:pPr>
        <w:pStyle w:val="2"/>
        <w:keepNext w:val="0"/>
        <w:ind w:left="851" w:hanging="851"/>
      </w:pPr>
      <w:bookmarkStart w:id="39" w:name="_Toc462595272"/>
      <w:bookmarkStart w:id="40" w:name="_Toc62212635"/>
      <w:r w:rsidRPr="008D63DF">
        <w:t>Definitions &amp; Acronyms</w:t>
      </w:r>
      <w:bookmarkEnd w:id="39"/>
      <w:bookmarkEnd w:id="40"/>
    </w:p>
    <w:p w14:paraId="14CDDDD4" w14:textId="1E32D91B" w:rsidR="007D505A" w:rsidRDefault="007D505A" w:rsidP="006F645E">
      <w:pPr>
        <w:pStyle w:val="a2"/>
      </w:pPr>
      <w:r>
        <w:t>SK – S</w:t>
      </w:r>
      <w:r w:rsidRPr="007D505A">
        <w:t>urrogate</w:t>
      </w:r>
      <w:r>
        <w:t xml:space="preserve"> Key,</w:t>
      </w:r>
    </w:p>
    <w:p w14:paraId="4534CB92" w14:textId="7F2A4CB6" w:rsidR="006F645E" w:rsidRDefault="00FA0AD1" w:rsidP="006F645E">
      <w:pPr>
        <w:pStyle w:val="a2"/>
        <w:rPr>
          <w:ins w:id="41" w:author="Alena Tsibets" w:date="2023-10-26T17:48:00Z"/>
        </w:rPr>
      </w:pPr>
      <w:ins w:id="42" w:author="Alena Tsibets" w:date="2023-10-26T17:48:00Z">
        <w:r>
          <w:t>PK – Primary Key,</w:t>
        </w:r>
      </w:ins>
    </w:p>
    <w:p w14:paraId="1C017E0F" w14:textId="78CAAD87" w:rsidR="00FA0AD1" w:rsidRPr="00FA0AD1" w:rsidRDefault="00FA0AD1" w:rsidP="006F645E">
      <w:pPr>
        <w:pStyle w:val="a2"/>
      </w:pPr>
      <w:ins w:id="43" w:author="Alena Tsibets" w:date="2023-10-26T17:48:00Z">
        <w:r>
          <w:t>FK – Foreign Key.</w:t>
        </w:r>
      </w:ins>
    </w:p>
    <w:p w14:paraId="202F84C0" w14:textId="77777777" w:rsidR="00426215" w:rsidRDefault="00426215" w:rsidP="006F645E">
      <w:pPr>
        <w:pStyle w:val="2"/>
        <w:keepNext w:val="0"/>
        <w:ind w:left="851" w:hanging="851"/>
      </w:pPr>
      <w:bookmarkStart w:id="44" w:name="_Toc412572574"/>
      <w:bookmarkStart w:id="45" w:name="_Toc509167638"/>
      <w:bookmarkStart w:id="46" w:name="_Toc62212636"/>
      <w:r>
        <w:t>Logical Scheme</w:t>
      </w:r>
      <w:bookmarkEnd w:id="44"/>
      <w:bookmarkEnd w:id="45"/>
      <w:bookmarkEnd w:id="46"/>
    </w:p>
    <w:bookmarkEnd w:id="38"/>
    <w:p w14:paraId="3963EE6B" w14:textId="159793A5" w:rsidR="006F645E" w:rsidRDefault="007D505A" w:rsidP="00500742">
      <w:pPr>
        <w:pStyle w:val="a2"/>
      </w:pPr>
      <w:r>
        <w:rPr>
          <w:noProof/>
        </w:rPr>
        <w:drawing>
          <wp:inline distT="0" distB="0" distL="0" distR="0" wp14:anchorId="7307E57F" wp14:editId="5C80871A">
            <wp:extent cx="5941695" cy="2845435"/>
            <wp:effectExtent l="0" t="0" r="0" b="0"/>
            <wp:docPr id="324040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40302" name="Рисунок 3240403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2845435"/>
                    </a:xfrm>
                    <a:prstGeom prst="rect">
                      <a:avLst/>
                    </a:prstGeom>
                  </pic:spPr>
                </pic:pic>
              </a:graphicData>
            </a:graphic>
          </wp:inline>
        </w:drawing>
      </w:r>
      <w:del w:id="47" w:author="Alena Tsibets" w:date="2023-10-26T17:49:00Z">
        <w:r w:rsidR="006F645E" w:rsidDel="00FA0AD1">
          <w:delText>&lt;image&gt;</w:delText>
        </w:r>
      </w:del>
    </w:p>
    <w:p w14:paraId="39591329" w14:textId="2940DE18" w:rsidR="006F645E" w:rsidRDefault="006F645E" w:rsidP="00500742">
      <w:pPr>
        <w:pStyle w:val="a2"/>
      </w:pPr>
    </w:p>
    <w:p w14:paraId="3894FC29" w14:textId="059E1F60" w:rsidR="006F645E" w:rsidRDefault="00407DD5" w:rsidP="006F645E">
      <w:pPr>
        <w:pStyle w:val="2"/>
        <w:keepNext w:val="0"/>
        <w:ind w:left="851" w:hanging="851"/>
      </w:pPr>
      <w:bookmarkStart w:id="48" w:name="_Toc62212637"/>
      <w:r>
        <w:lastRenderedPageBreak/>
        <w:t>O</w:t>
      </w:r>
      <w:r w:rsidR="006F645E">
        <w:t>bjects</w:t>
      </w:r>
      <w:bookmarkEnd w:id="48"/>
    </w:p>
    <w:p w14:paraId="72C5EF5E" w14:textId="7F9A4022" w:rsidR="006F645E" w:rsidRDefault="006F645E"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550D79F7" w:rsidR="006F645E" w:rsidRPr="00BE17E0" w:rsidRDefault="006F645E" w:rsidP="00BE17E0">
            <w:pPr>
              <w:pStyle w:val="a2"/>
              <w:widowControl w:val="0"/>
              <w:spacing w:line="360" w:lineRule="auto"/>
              <w:jc w:val="center"/>
              <w:rPr>
                <w:color w:val="FFFFFF" w:themeColor="background1"/>
                <w:sz w:val="18"/>
                <w:szCs w:val="18"/>
              </w:rPr>
            </w:pPr>
            <w:r w:rsidRPr="00BE17E0">
              <w:rPr>
                <w:color w:val="FFFFFF" w:themeColor="background1"/>
                <w:sz w:val="18"/>
                <w:szCs w:val="18"/>
              </w:rPr>
              <w:t>Table</w:t>
            </w:r>
            <w:del w:id="49" w:author="Alena Tsibets" w:date="2023-10-26T17:49:00Z">
              <w:r w:rsidRPr="00BE17E0" w:rsidDel="00FA0AD1">
                <w:rPr>
                  <w:color w:val="FFFFFF" w:themeColor="background1"/>
                  <w:sz w:val="18"/>
                  <w:szCs w:val="18"/>
                </w:rPr>
                <w:delText xml:space="preserve"> Name</w:delText>
              </w:r>
            </w:del>
          </w:p>
        </w:tc>
        <w:tc>
          <w:tcPr>
            <w:tcW w:w="2302" w:type="dxa"/>
            <w:shd w:val="clear" w:color="auto" w:fill="76CDD8"/>
          </w:tcPr>
          <w:p w14:paraId="26E9486E" w14:textId="09745EED" w:rsidR="006F645E" w:rsidRPr="00BE17E0" w:rsidRDefault="006F645E" w:rsidP="00BE17E0">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5601FC3" w14:textId="77777777" w:rsidTr="00BE17E0">
        <w:trPr>
          <w:trHeight w:val="432"/>
        </w:trPr>
        <w:tc>
          <w:tcPr>
            <w:tcW w:w="2302" w:type="dxa"/>
            <w:vMerge w:val="restart"/>
          </w:tcPr>
          <w:p w14:paraId="4FB44A01" w14:textId="65B32B3A" w:rsidR="00BE17E0" w:rsidRDefault="00BE17E0" w:rsidP="006F645E">
            <w:pPr>
              <w:pStyle w:val="a2"/>
            </w:pPr>
            <w:r>
              <w:t xml:space="preserve"> </w:t>
            </w:r>
            <w:ins w:id="50" w:author="Alena Tsibets" w:date="2023-10-26T17:50:00Z">
              <w:r w:rsidR="00FA0AD1">
                <w:t>Climber</w:t>
              </w:r>
            </w:ins>
            <w:del w:id="51" w:author="Alena Tsibets" w:date="2023-10-26T17:50:00Z">
              <w:r w:rsidDel="00FA0AD1">
                <w:delText>Table 1</w:delText>
              </w:r>
            </w:del>
          </w:p>
        </w:tc>
        <w:tc>
          <w:tcPr>
            <w:tcW w:w="2302" w:type="dxa"/>
          </w:tcPr>
          <w:p w14:paraId="5287EB7E" w14:textId="372C5018" w:rsidR="00BE17E0" w:rsidRDefault="00FA0AD1" w:rsidP="006F645E">
            <w:pPr>
              <w:pStyle w:val="a2"/>
            </w:pPr>
            <w:ins w:id="52" w:author="Alena Tsibets" w:date="2023-10-26T17:50:00Z">
              <w:r>
                <w:t>id</w:t>
              </w:r>
            </w:ins>
            <w:del w:id="53" w:author="Alena Tsibets" w:date="2023-10-26T17:50:00Z">
              <w:r w:rsidR="00BE17E0" w:rsidDel="00FA0AD1">
                <w:delText>Field Name 1</w:delText>
              </w:r>
            </w:del>
          </w:p>
        </w:tc>
        <w:tc>
          <w:tcPr>
            <w:tcW w:w="2302" w:type="dxa"/>
          </w:tcPr>
          <w:p w14:paraId="43622687" w14:textId="4C1ED554" w:rsidR="00BE17E0" w:rsidRDefault="00074855" w:rsidP="006F645E">
            <w:pPr>
              <w:pStyle w:val="a2"/>
            </w:pPr>
            <w:r>
              <w:t xml:space="preserve"> </w:t>
            </w:r>
            <w:r w:rsidR="007D505A">
              <w:t xml:space="preserve">SK, </w:t>
            </w:r>
            <w:r>
              <w:t>PK</w:t>
            </w:r>
          </w:p>
        </w:tc>
        <w:tc>
          <w:tcPr>
            <w:tcW w:w="2302" w:type="dxa"/>
          </w:tcPr>
          <w:p w14:paraId="276CD625" w14:textId="34364910" w:rsidR="00BE17E0" w:rsidRDefault="00BE17E0" w:rsidP="006F645E">
            <w:pPr>
              <w:pStyle w:val="a2"/>
            </w:pPr>
            <w:r>
              <w:t>Int</w:t>
            </w:r>
          </w:p>
        </w:tc>
      </w:tr>
      <w:tr w:rsidR="00BE17E0" w14:paraId="44050B2A" w14:textId="77777777" w:rsidTr="00BE17E0">
        <w:trPr>
          <w:trHeight w:val="432"/>
        </w:trPr>
        <w:tc>
          <w:tcPr>
            <w:tcW w:w="2302" w:type="dxa"/>
            <w:vMerge/>
          </w:tcPr>
          <w:p w14:paraId="3310B3B8" w14:textId="77777777" w:rsidR="00BE17E0" w:rsidRDefault="00BE17E0" w:rsidP="006F645E">
            <w:pPr>
              <w:pStyle w:val="a2"/>
            </w:pPr>
          </w:p>
        </w:tc>
        <w:tc>
          <w:tcPr>
            <w:tcW w:w="2302" w:type="dxa"/>
          </w:tcPr>
          <w:p w14:paraId="22CB5DE1" w14:textId="2EA63D23" w:rsidR="00BE17E0" w:rsidRDefault="00BE17E0" w:rsidP="006F645E">
            <w:pPr>
              <w:pStyle w:val="a2"/>
            </w:pPr>
            <w:del w:id="54" w:author="Alena Tsibets" w:date="2023-10-26T17:51:00Z">
              <w:r w:rsidDel="00FA0AD1">
                <w:delText>F</w:delText>
              </w:r>
            </w:del>
            <w:del w:id="55" w:author="Alena Tsibets" w:date="2023-10-26T17:50:00Z">
              <w:r w:rsidDel="00FA0AD1">
                <w:delText xml:space="preserve">iled </w:delText>
              </w:r>
            </w:del>
            <w:ins w:id="56" w:author="Alena Tsibets" w:date="2023-10-26T23:57:00Z">
              <w:r w:rsidR="007D505A">
                <w:t>First n</w:t>
              </w:r>
            </w:ins>
            <w:del w:id="57" w:author="Alena Tsibets" w:date="2023-10-26T23:57:00Z">
              <w:r w:rsidDel="007D505A">
                <w:delText>N</w:delText>
              </w:r>
            </w:del>
            <w:r>
              <w:t>ame</w:t>
            </w:r>
            <w:del w:id="58" w:author="Alena Tsibets" w:date="2023-10-26T17:50:00Z">
              <w:r w:rsidDel="00FA0AD1">
                <w:delText xml:space="preserve"> N</w:delText>
              </w:r>
            </w:del>
          </w:p>
        </w:tc>
        <w:tc>
          <w:tcPr>
            <w:tcW w:w="2302" w:type="dxa"/>
          </w:tcPr>
          <w:p w14:paraId="6EDD57E1" w14:textId="17762F96" w:rsidR="00BE17E0" w:rsidRDefault="007D505A" w:rsidP="006F645E">
            <w:pPr>
              <w:pStyle w:val="a2"/>
            </w:pPr>
            <w:r>
              <w:t>C</w:t>
            </w:r>
            <w:r w:rsidRPr="007D505A">
              <w:t>limber's name</w:t>
            </w:r>
          </w:p>
        </w:tc>
        <w:tc>
          <w:tcPr>
            <w:tcW w:w="2302" w:type="dxa"/>
          </w:tcPr>
          <w:p w14:paraId="3C813618" w14:textId="27559335" w:rsidR="00BE17E0" w:rsidRDefault="00BE17E0" w:rsidP="006F645E">
            <w:pPr>
              <w:pStyle w:val="a2"/>
            </w:pPr>
            <w:r>
              <w:t>Text</w:t>
            </w:r>
          </w:p>
        </w:tc>
      </w:tr>
      <w:tr w:rsidR="007D505A" w14:paraId="6976C9EB" w14:textId="77777777" w:rsidTr="00BE17E0">
        <w:trPr>
          <w:trHeight w:val="432"/>
        </w:trPr>
        <w:tc>
          <w:tcPr>
            <w:tcW w:w="2302" w:type="dxa"/>
          </w:tcPr>
          <w:p w14:paraId="3E8E2F03" w14:textId="77777777" w:rsidR="007D505A" w:rsidRDefault="007D505A" w:rsidP="006F645E">
            <w:pPr>
              <w:pStyle w:val="a2"/>
            </w:pPr>
          </w:p>
        </w:tc>
        <w:tc>
          <w:tcPr>
            <w:tcW w:w="2302" w:type="dxa"/>
          </w:tcPr>
          <w:p w14:paraId="6FAE6565" w14:textId="2A789175" w:rsidR="007D505A" w:rsidDel="00FA0AD1" w:rsidRDefault="007D505A" w:rsidP="006F645E">
            <w:pPr>
              <w:pStyle w:val="a2"/>
            </w:pPr>
            <w:r>
              <w:t>Last name</w:t>
            </w:r>
          </w:p>
        </w:tc>
        <w:tc>
          <w:tcPr>
            <w:tcW w:w="2302" w:type="dxa"/>
          </w:tcPr>
          <w:p w14:paraId="1074D5B2" w14:textId="6F236E43" w:rsidR="007D505A" w:rsidRPr="007D505A" w:rsidRDefault="007D505A" w:rsidP="006F645E">
            <w:pPr>
              <w:pStyle w:val="a2"/>
              <w:rPr>
                <w:lang w:val="ru-RU"/>
              </w:rPr>
            </w:pPr>
            <w:r>
              <w:t>C</w:t>
            </w:r>
            <w:proofErr w:type="spellStart"/>
            <w:r w:rsidRPr="007D505A">
              <w:rPr>
                <w:lang w:val="ru-RU"/>
              </w:rPr>
              <w:t>limber's</w:t>
            </w:r>
            <w:proofErr w:type="spellEnd"/>
            <w:r w:rsidRPr="007D505A">
              <w:rPr>
                <w:lang w:val="ru-RU"/>
              </w:rPr>
              <w:t xml:space="preserve"> name</w:t>
            </w:r>
          </w:p>
        </w:tc>
        <w:tc>
          <w:tcPr>
            <w:tcW w:w="2302" w:type="dxa"/>
          </w:tcPr>
          <w:p w14:paraId="6D36C6D5" w14:textId="532AD3D6" w:rsidR="007D505A" w:rsidRPr="007D505A" w:rsidRDefault="007D505A" w:rsidP="006F645E">
            <w:pPr>
              <w:pStyle w:val="a2"/>
            </w:pPr>
            <w:r>
              <w:t>Text</w:t>
            </w:r>
          </w:p>
        </w:tc>
      </w:tr>
    </w:tbl>
    <w:p w14:paraId="563BCA8A" w14:textId="499FC505" w:rsidR="006F645E" w:rsidRDefault="006F645E"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7D505A" w:rsidRPr="00BE17E0" w14:paraId="11C5AD93" w14:textId="77777777" w:rsidTr="002A3C3E">
        <w:trPr>
          <w:trHeight w:val="292"/>
        </w:trPr>
        <w:tc>
          <w:tcPr>
            <w:tcW w:w="2302" w:type="dxa"/>
            <w:shd w:val="clear" w:color="auto" w:fill="76CDD8"/>
          </w:tcPr>
          <w:p w14:paraId="66E671BB" w14:textId="77777777" w:rsidR="007D505A" w:rsidRPr="00BE17E0" w:rsidRDefault="007D505A" w:rsidP="002A3C3E">
            <w:pPr>
              <w:pStyle w:val="a2"/>
              <w:widowControl w:val="0"/>
              <w:spacing w:line="360" w:lineRule="auto"/>
              <w:jc w:val="center"/>
              <w:rPr>
                <w:color w:val="FFFFFF" w:themeColor="background1"/>
                <w:sz w:val="18"/>
                <w:szCs w:val="18"/>
              </w:rPr>
            </w:pPr>
            <w:r w:rsidRPr="00BE17E0">
              <w:rPr>
                <w:color w:val="FFFFFF" w:themeColor="background1"/>
                <w:sz w:val="18"/>
                <w:szCs w:val="18"/>
              </w:rPr>
              <w:t>Table</w:t>
            </w:r>
            <w:del w:id="59" w:author="Alena Tsibets" w:date="2023-10-26T17:49:00Z">
              <w:r w:rsidRPr="00BE17E0" w:rsidDel="00FA0AD1">
                <w:rPr>
                  <w:color w:val="FFFFFF" w:themeColor="background1"/>
                  <w:sz w:val="18"/>
                  <w:szCs w:val="18"/>
                </w:rPr>
                <w:delText xml:space="preserve"> Name</w:delText>
              </w:r>
            </w:del>
          </w:p>
        </w:tc>
        <w:tc>
          <w:tcPr>
            <w:tcW w:w="2302" w:type="dxa"/>
            <w:shd w:val="clear" w:color="auto" w:fill="76CDD8"/>
          </w:tcPr>
          <w:p w14:paraId="31A60533" w14:textId="77777777" w:rsidR="007D505A" w:rsidRPr="00BE17E0" w:rsidRDefault="007D505A" w:rsidP="002A3C3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9224F71" w14:textId="77777777" w:rsidR="007D505A" w:rsidRPr="00BE17E0" w:rsidRDefault="007D505A" w:rsidP="002A3C3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44E7AB1" w14:textId="77777777" w:rsidR="007D505A" w:rsidRPr="00BE17E0" w:rsidRDefault="007D505A" w:rsidP="002A3C3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D505A" w14:paraId="784E5F09" w14:textId="77777777" w:rsidTr="002A3C3E">
        <w:trPr>
          <w:trHeight w:val="432"/>
        </w:trPr>
        <w:tc>
          <w:tcPr>
            <w:tcW w:w="2302" w:type="dxa"/>
          </w:tcPr>
          <w:p w14:paraId="67A088A3" w14:textId="03A4E67D" w:rsidR="007D505A" w:rsidRDefault="007D505A" w:rsidP="007D505A">
            <w:pPr>
              <w:pStyle w:val="a2"/>
            </w:pPr>
            <w:r>
              <w:t>Address</w:t>
            </w:r>
          </w:p>
        </w:tc>
        <w:tc>
          <w:tcPr>
            <w:tcW w:w="2302" w:type="dxa"/>
          </w:tcPr>
          <w:p w14:paraId="14A6C3D0" w14:textId="77777777" w:rsidR="007D505A" w:rsidRDefault="007D505A" w:rsidP="007D505A">
            <w:pPr>
              <w:pStyle w:val="a2"/>
            </w:pPr>
            <w:ins w:id="60" w:author="Alena Tsibets" w:date="2023-10-26T17:50:00Z">
              <w:r>
                <w:t>id</w:t>
              </w:r>
            </w:ins>
            <w:del w:id="61" w:author="Alena Tsibets" w:date="2023-10-26T17:50:00Z">
              <w:r w:rsidDel="00FA0AD1">
                <w:delText>Field Name 1</w:delText>
              </w:r>
            </w:del>
          </w:p>
        </w:tc>
        <w:tc>
          <w:tcPr>
            <w:tcW w:w="2302" w:type="dxa"/>
          </w:tcPr>
          <w:p w14:paraId="5CB2B9EF" w14:textId="77777777" w:rsidR="007D505A" w:rsidRDefault="007D505A" w:rsidP="007D505A">
            <w:pPr>
              <w:pStyle w:val="a2"/>
            </w:pPr>
            <w:r>
              <w:t xml:space="preserve"> SK, PK</w:t>
            </w:r>
          </w:p>
        </w:tc>
        <w:tc>
          <w:tcPr>
            <w:tcW w:w="2302" w:type="dxa"/>
          </w:tcPr>
          <w:p w14:paraId="4F93E894" w14:textId="77777777" w:rsidR="007D505A" w:rsidRDefault="007D505A" w:rsidP="007D505A">
            <w:pPr>
              <w:pStyle w:val="a2"/>
            </w:pPr>
            <w:r>
              <w:t>Int</w:t>
            </w:r>
          </w:p>
        </w:tc>
      </w:tr>
      <w:tr w:rsidR="007D505A" w14:paraId="47AFCD6E"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24A93C9E"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0B87393E" w14:textId="77777777" w:rsidR="007D505A" w:rsidDel="00FA0AD1" w:rsidRDefault="007D505A" w:rsidP="002A3C3E">
            <w:pPr>
              <w:pStyle w:val="a2"/>
            </w:pPr>
            <w:r>
              <w:t>Street name</w:t>
            </w:r>
          </w:p>
        </w:tc>
        <w:tc>
          <w:tcPr>
            <w:tcW w:w="2302" w:type="dxa"/>
            <w:tcBorders>
              <w:top w:val="single" w:sz="4" w:space="0" w:color="76CDD8"/>
              <w:left w:val="single" w:sz="4" w:space="0" w:color="76CDD8"/>
              <w:bottom w:val="single" w:sz="4" w:space="0" w:color="76CDD8"/>
              <w:right w:val="single" w:sz="4" w:space="0" w:color="76CDD8"/>
            </w:tcBorders>
          </w:tcPr>
          <w:p w14:paraId="5DABA9B5" w14:textId="77777777" w:rsidR="007D505A" w:rsidRDefault="007D505A" w:rsidP="002A3C3E">
            <w:pPr>
              <w:pStyle w:val="a2"/>
            </w:pPr>
            <w:r>
              <w:t>Address street</w:t>
            </w:r>
          </w:p>
        </w:tc>
        <w:tc>
          <w:tcPr>
            <w:tcW w:w="2302" w:type="dxa"/>
            <w:tcBorders>
              <w:top w:val="single" w:sz="4" w:space="0" w:color="76CDD8"/>
              <w:left w:val="single" w:sz="4" w:space="0" w:color="76CDD8"/>
              <w:bottom w:val="single" w:sz="4" w:space="0" w:color="76CDD8"/>
              <w:right w:val="single" w:sz="4" w:space="0" w:color="76CDD8"/>
            </w:tcBorders>
          </w:tcPr>
          <w:p w14:paraId="1D9A68B6" w14:textId="77777777" w:rsidR="007D505A" w:rsidRDefault="007D505A" w:rsidP="002A3C3E">
            <w:pPr>
              <w:pStyle w:val="a2"/>
            </w:pPr>
            <w:r>
              <w:t>Text</w:t>
            </w:r>
          </w:p>
        </w:tc>
      </w:tr>
      <w:tr w:rsidR="007D505A" w14:paraId="29AB19F1"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3E68E175"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589E1FF1" w14:textId="77777777" w:rsidR="007D505A" w:rsidDel="00FA0AD1" w:rsidRDefault="007D505A" w:rsidP="002A3C3E">
            <w:pPr>
              <w:pStyle w:val="a2"/>
            </w:pPr>
            <w:r>
              <w:t>Street number</w:t>
            </w:r>
          </w:p>
        </w:tc>
        <w:tc>
          <w:tcPr>
            <w:tcW w:w="2302" w:type="dxa"/>
            <w:tcBorders>
              <w:top w:val="single" w:sz="4" w:space="0" w:color="76CDD8"/>
              <w:left w:val="single" w:sz="4" w:space="0" w:color="76CDD8"/>
              <w:bottom w:val="single" w:sz="4" w:space="0" w:color="76CDD8"/>
              <w:right w:val="single" w:sz="4" w:space="0" w:color="76CDD8"/>
            </w:tcBorders>
          </w:tcPr>
          <w:p w14:paraId="453C439B" w14:textId="77777777" w:rsidR="007D505A" w:rsidRDefault="007D505A" w:rsidP="002A3C3E">
            <w:pPr>
              <w:pStyle w:val="a2"/>
            </w:pPr>
            <w:r>
              <w:t>Address number</w:t>
            </w:r>
          </w:p>
        </w:tc>
        <w:tc>
          <w:tcPr>
            <w:tcW w:w="2302" w:type="dxa"/>
            <w:tcBorders>
              <w:top w:val="single" w:sz="4" w:space="0" w:color="76CDD8"/>
              <w:left w:val="single" w:sz="4" w:space="0" w:color="76CDD8"/>
              <w:bottom w:val="single" w:sz="4" w:space="0" w:color="76CDD8"/>
              <w:right w:val="single" w:sz="4" w:space="0" w:color="76CDD8"/>
            </w:tcBorders>
          </w:tcPr>
          <w:p w14:paraId="33FA7018" w14:textId="77777777" w:rsidR="007D505A" w:rsidRDefault="007D505A" w:rsidP="002A3C3E">
            <w:pPr>
              <w:pStyle w:val="a2"/>
            </w:pPr>
            <w:r>
              <w:t>Text</w:t>
            </w:r>
          </w:p>
        </w:tc>
      </w:tr>
      <w:tr w:rsidR="007D505A" w14:paraId="6470C905"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240F087F"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6FC5B0B9" w14:textId="77777777" w:rsidR="007D505A" w:rsidDel="00FA0AD1" w:rsidRDefault="007D505A" w:rsidP="002A3C3E">
            <w:pPr>
              <w:pStyle w:val="a2"/>
            </w:pPr>
            <w:r>
              <w:t>Zip code</w:t>
            </w:r>
          </w:p>
        </w:tc>
        <w:tc>
          <w:tcPr>
            <w:tcW w:w="2302" w:type="dxa"/>
            <w:tcBorders>
              <w:top w:val="single" w:sz="4" w:space="0" w:color="76CDD8"/>
              <w:left w:val="single" w:sz="4" w:space="0" w:color="76CDD8"/>
              <w:bottom w:val="single" w:sz="4" w:space="0" w:color="76CDD8"/>
              <w:right w:val="single" w:sz="4" w:space="0" w:color="76CDD8"/>
            </w:tcBorders>
          </w:tcPr>
          <w:p w14:paraId="0E199914" w14:textId="77777777" w:rsidR="007D505A" w:rsidRDefault="007D505A" w:rsidP="002A3C3E">
            <w:pPr>
              <w:pStyle w:val="a2"/>
            </w:pPr>
            <w:r>
              <w:t>Zip code [5 numbers]</w:t>
            </w:r>
          </w:p>
        </w:tc>
        <w:tc>
          <w:tcPr>
            <w:tcW w:w="2302" w:type="dxa"/>
            <w:tcBorders>
              <w:top w:val="single" w:sz="4" w:space="0" w:color="76CDD8"/>
              <w:left w:val="single" w:sz="4" w:space="0" w:color="76CDD8"/>
              <w:bottom w:val="single" w:sz="4" w:space="0" w:color="76CDD8"/>
              <w:right w:val="single" w:sz="4" w:space="0" w:color="76CDD8"/>
            </w:tcBorders>
          </w:tcPr>
          <w:p w14:paraId="07124F17" w14:textId="77777777" w:rsidR="007D505A" w:rsidRDefault="007D505A" w:rsidP="002A3C3E">
            <w:pPr>
              <w:pStyle w:val="a2"/>
            </w:pPr>
            <w:r>
              <w:t>Text</w:t>
            </w:r>
          </w:p>
        </w:tc>
      </w:tr>
      <w:tr w:rsidR="007D505A" w14:paraId="028DF8F1"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55DCB056"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0E65C62F" w14:textId="77777777" w:rsidR="007D505A" w:rsidRDefault="007D505A" w:rsidP="002A3C3E">
            <w:pPr>
              <w:pStyle w:val="a2"/>
            </w:pPr>
            <w:r>
              <w:t>City</w:t>
            </w:r>
          </w:p>
        </w:tc>
        <w:tc>
          <w:tcPr>
            <w:tcW w:w="2302" w:type="dxa"/>
            <w:tcBorders>
              <w:top w:val="single" w:sz="4" w:space="0" w:color="76CDD8"/>
              <w:left w:val="single" w:sz="4" w:space="0" w:color="76CDD8"/>
              <w:bottom w:val="single" w:sz="4" w:space="0" w:color="76CDD8"/>
              <w:right w:val="single" w:sz="4" w:space="0" w:color="76CDD8"/>
            </w:tcBorders>
          </w:tcPr>
          <w:p w14:paraId="7170C4F9" w14:textId="77777777" w:rsidR="007D505A" w:rsidRDefault="007D505A" w:rsidP="002A3C3E">
            <w:pPr>
              <w:pStyle w:val="a2"/>
            </w:pPr>
            <w:r>
              <w:t>Address city</w:t>
            </w:r>
          </w:p>
        </w:tc>
        <w:tc>
          <w:tcPr>
            <w:tcW w:w="2302" w:type="dxa"/>
            <w:tcBorders>
              <w:top w:val="single" w:sz="4" w:space="0" w:color="76CDD8"/>
              <w:left w:val="single" w:sz="4" w:space="0" w:color="76CDD8"/>
              <w:bottom w:val="single" w:sz="4" w:space="0" w:color="76CDD8"/>
              <w:right w:val="single" w:sz="4" w:space="0" w:color="76CDD8"/>
            </w:tcBorders>
          </w:tcPr>
          <w:p w14:paraId="0E4184BD" w14:textId="77777777" w:rsidR="007D505A" w:rsidRDefault="007D505A" w:rsidP="002A3C3E">
            <w:pPr>
              <w:pStyle w:val="a2"/>
            </w:pPr>
            <w:r>
              <w:t>Text</w:t>
            </w:r>
          </w:p>
        </w:tc>
      </w:tr>
      <w:tr w:rsidR="007D505A" w14:paraId="1D550957"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1B93E475"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13B02B1C" w14:textId="77777777" w:rsidR="007D505A" w:rsidRDefault="007D505A" w:rsidP="002A3C3E">
            <w:pPr>
              <w:pStyle w:val="a2"/>
            </w:pPr>
            <w:r>
              <w:t>Country</w:t>
            </w:r>
          </w:p>
        </w:tc>
        <w:tc>
          <w:tcPr>
            <w:tcW w:w="2302" w:type="dxa"/>
            <w:tcBorders>
              <w:top w:val="single" w:sz="4" w:space="0" w:color="76CDD8"/>
              <w:left w:val="single" w:sz="4" w:space="0" w:color="76CDD8"/>
              <w:bottom w:val="single" w:sz="4" w:space="0" w:color="76CDD8"/>
              <w:right w:val="single" w:sz="4" w:space="0" w:color="76CDD8"/>
            </w:tcBorders>
          </w:tcPr>
          <w:p w14:paraId="68728A0A" w14:textId="77777777" w:rsidR="007D505A" w:rsidRDefault="007D505A" w:rsidP="002A3C3E">
            <w:pPr>
              <w:pStyle w:val="a2"/>
            </w:pPr>
            <w:r>
              <w:t>Address city</w:t>
            </w:r>
          </w:p>
        </w:tc>
        <w:tc>
          <w:tcPr>
            <w:tcW w:w="2302" w:type="dxa"/>
            <w:tcBorders>
              <w:top w:val="single" w:sz="4" w:space="0" w:color="76CDD8"/>
              <w:left w:val="single" w:sz="4" w:space="0" w:color="76CDD8"/>
              <w:bottom w:val="single" w:sz="4" w:space="0" w:color="76CDD8"/>
              <w:right w:val="single" w:sz="4" w:space="0" w:color="76CDD8"/>
            </w:tcBorders>
          </w:tcPr>
          <w:p w14:paraId="0D269CAB" w14:textId="77777777" w:rsidR="007D505A" w:rsidRDefault="007D505A" w:rsidP="002A3C3E">
            <w:pPr>
              <w:pStyle w:val="a2"/>
            </w:pPr>
            <w:r>
              <w:t>Text</w:t>
            </w:r>
          </w:p>
        </w:tc>
      </w:tr>
    </w:tbl>
    <w:p w14:paraId="1D0B67F8" w14:textId="59A04E30" w:rsidR="006F645E" w:rsidRDefault="006F645E"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7D505A" w14:paraId="7C7B74B0"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6867F1F4" w14:textId="77777777" w:rsidR="007D505A" w:rsidRPr="007D505A" w:rsidRDefault="007D505A" w:rsidP="007D505A">
            <w:pPr>
              <w:pStyle w:val="a2"/>
            </w:pPr>
            <w:r w:rsidRPr="007D505A">
              <w:t>Table</w:t>
            </w:r>
            <w:del w:id="62" w:author="Alena Tsibets" w:date="2023-10-26T17:49:00Z">
              <w:r w:rsidRPr="007D505A" w:rsidDel="00FA0AD1">
                <w:delText xml:space="preserve"> Name</w:delText>
              </w:r>
            </w:del>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76BA0D95" w14:textId="77777777" w:rsidR="007D505A" w:rsidRPr="007D505A" w:rsidRDefault="007D505A" w:rsidP="007D505A">
            <w:pPr>
              <w:pStyle w:val="a2"/>
            </w:pPr>
            <w:r w:rsidRPr="007D505A">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5AA7F534" w14:textId="77777777" w:rsidR="007D505A" w:rsidRPr="007D505A" w:rsidRDefault="007D505A" w:rsidP="007D505A">
            <w:pPr>
              <w:pStyle w:val="a2"/>
            </w:pPr>
            <w:r w:rsidRPr="007D505A">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7876B144" w14:textId="77777777" w:rsidR="007D505A" w:rsidRPr="007D505A" w:rsidRDefault="007D505A" w:rsidP="007D505A">
            <w:pPr>
              <w:pStyle w:val="a2"/>
            </w:pPr>
            <w:r w:rsidRPr="007D505A">
              <w:t xml:space="preserve">Data Type </w:t>
            </w:r>
          </w:p>
        </w:tc>
      </w:tr>
      <w:tr w:rsidR="007D505A" w14:paraId="02000F80"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27386EDD" w14:textId="357C7843" w:rsidR="007D505A" w:rsidRDefault="007D505A" w:rsidP="007D505A">
            <w:pPr>
              <w:pStyle w:val="a2"/>
            </w:pPr>
            <w:r>
              <w:t>Mountain</w:t>
            </w:r>
          </w:p>
        </w:tc>
        <w:tc>
          <w:tcPr>
            <w:tcW w:w="2302" w:type="dxa"/>
            <w:tcBorders>
              <w:top w:val="single" w:sz="4" w:space="0" w:color="76CDD8"/>
              <w:left w:val="single" w:sz="4" w:space="0" w:color="76CDD8"/>
              <w:bottom w:val="single" w:sz="4" w:space="0" w:color="76CDD8"/>
              <w:right w:val="single" w:sz="4" w:space="0" w:color="76CDD8"/>
            </w:tcBorders>
          </w:tcPr>
          <w:p w14:paraId="3B01CF8E" w14:textId="18657EF4" w:rsidR="007D505A" w:rsidRDefault="007D505A" w:rsidP="007D505A">
            <w:pPr>
              <w:pStyle w:val="a2"/>
            </w:pPr>
            <w:r>
              <w:t>i</w:t>
            </w:r>
            <w:r>
              <w:t>d</w:t>
            </w:r>
          </w:p>
        </w:tc>
        <w:tc>
          <w:tcPr>
            <w:tcW w:w="2302" w:type="dxa"/>
            <w:tcBorders>
              <w:top w:val="single" w:sz="4" w:space="0" w:color="76CDD8"/>
              <w:left w:val="single" w:sz="4" w:space="0" w:color="76CDD8"/>
              <w:bottom w:val="single" w:sz="4" w:space="0" w:color="76CDD8"/>
              <w:right w:val="single" w:sz="4" w:space="0" w:color="76CDD8"/>
            </w:tcBorders>
          </w:tcPr>
          <w:p w14:paraId="4F844810" w14:textId="77FDDB42" w:rsidR="007D505A" w:rsidRDefault="007D505A" w:rsidP="007D505A">
            <w:pPr>
              <w:pStyle w:val="a2"/>
            </w:pPr>
            <w:r>
              <w:t>SK, PK</w:t>
            </w:r>
          </w:p>
        </w:tc>
        <w:tc>
          <w:tcPr>
            <w:tcW w:w="2302" w:type="dxa"/>
            <w:tcBorders>
              <w:top w:val="single" w:sz="4" w:space="0" w:color="76CDD8"/>
              <w:left w:val="single" w:sz="4" w:space="0" w:color="76CDD8"/>
              <w:bottom w:val="single" w:sz="4" w:space="0" w:color="76CDD8"/>
              <w:right w:val="single" w:sz="4" w:space="0" w:color="76CDD8"/>
            </w:tcBorders>
          </w:tcPr>
          <w:p w14:paraId="20CD609C" w14:textId="5EA6D899" w:rsidR="007D505A" w:rsidRDefault="007D505A" w:rsidP="007D505A">
            <w:pPr>
              <w:pStyle w:val="a2"/>
            </w:pPr>
            <w:r>
              <w:t>Int</w:t>
            </w:r>
          </w:p>
        </w:tc>
      </w:tr>
      <w:tr w:rsidR="007D505A" w14:paraId="3EAF4578"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575F5846" w14:textId="77777777" w:rsidR="007D505A" w:rsidRDefault="007D505A" w:rsidP="007D505A">
            <w:pPr>
              <w:pStyle w:val="a2"/>
            </w:pPr>
          </w:p>
        </w:tc>
        <w:tc>
          <w:tcPr>
            <w:tcW w:w="2302" w:type="dxa"/>
            <w:tcBorders>
              <w:top w:val="single" w:sz="4" w:space="0" w:color="76CDD8"/>
              <w:left w:val="single" w:sz="4" w:space="0" w:color="76CDD8"/>
              <w:bottom w:val="single" w:sz="4" w:space="0" w:color="76CDD8"/>
              <w:right w:val="single" w:sz="4" w:space="0" w:color="76CDD8"/>
            </w:tcBorders>
          </w:tcPr>
          <w:p w14:paraId="7FCA46CD" w14:textId="6D320300" w:rsidR="007D505A" w:rsidRDefault="007D505A" w:rsidP="007D505A">
            <w:pPr>
              <w:pStyle w:val="a2"/>
            </w:pPr>
            <w:r>
              <w:t>Name</w:t>
            </w:r>
          </w:p>
        </w:tc>
        <w:tc>
          <w:tcPr>
            <w:tcW w:w="2302" w:type="dxa"/>
            <w:tcBorders>
              <w:top w:val="single" w:sz="4" w:space="0" w:color="76CDD8"/>
              <w:left w:val="single" w:sz="4" w:space="0" w:color="76CDD8"/>
              <w:bottom w:val="single" w:sz="4" w:space="0" w:color="76CDD8"/>
              <w:right w:val="single" w:sz="4" w:space="0" w:color="76CDD8"/>
            </w:tcBorders>
          </w:tcPr>
          <w:p w14:paraId="0E0B215C" w14:textId="3DE50A21" w:rsidR="007D505A" w:rsidRDefault="007D505A" w:rsidP="007D505A">
            <w:pPr>
              <w:pStyle w:val="a2"/>
            </w:pPr>
            <w:r>
              <w:t>Mountain’s name</w:t>
            </w:r>
          </w:p>
        </w:tc>
        <w:tc>
          <w:tcPr>
            <w:tcW w:w="2302" w:type="dxa"/>
            <w:tcBorders>
              <w:top w:val="single" w:sz="4" w:space="0" w:color="76CDD8"/>
              <w:left w:val="single" w:sz="4" w:space="0" w:color="76CDD8"/>
              <w:bottom w:val="single" w:sz="4" w:space="0" w:color="76CDD8"/>
              <w:right w:val="single" w:sz="4" w:space="0" w:color="76CDD8"/>
            </w:tcBorders>
          </w:tcPr>
          <w:p w14:paraId="5C0B75B3" w14:textId="3BEDD056" w:rsidR="007D505A" w:rsidRDefault="007D505A" w:rsidP="007D505A">
            <w:pPr>
              <w:pStyle w:val="a2"/>
            </w:pPr>
            <w:r>
              <w:t>Text</w:t>
            </w:r>
          </w:p>
        </w:tc>
      </w:tr>
      <w:tr w:rsidR="007D505A" w14:paraId="2BF0C70F"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6508E695" w14:textId="77777777" w:rsidR="007D505A" w:rsidRDefault="007D505A" w:rsidP="007D505A">
            <w:pPr>
              <w:pStyle w:val="a2"/>
            </w:pPr>
          </w:p>
        </w:tc>
        <w:tc>
          <w:tcPr>
            <w:tcW w:w="2302" w:type="dxa"/>
            <w:tcBorders>
              <w:top w:val="single" w:sz="4" w:space="0" w:color="76CDD8"/>
              <w:left w:val="single" w:sz="4" w:space="0" w:color="76CDD8"/>
              <w:bottom w:val="single" w:sz="4" w:space="0" w:color="76CDD8"/>
              <w:right w:val="single" w:sz="4" w:space="0" w:color="76CDD8"/>
            </w:tcBorders>
          </w:tcPr>
          <w:p w14:paraId="2182C1BD" w14:textId="13056FBB" w:rsidR="007D505A" w:rsidDel="00FA0AD1" w:rsidRDefault="007D505A" w:rsidP="007D505A">
            <w:pPr>
              <w:pStyle w:val="a2"/>
            </w:pPr>
            <w:r>
              <w:t>Height</w:t>
            </w:r>
          </w:p>
        </w:tc>
        <w:tc>
          <w:tcPr>
            <w:tcW w:w="2302" w:type="dxa"/>
            <w:tcBorders>
              <w:top w:val="single" w:sz="4" w:space="0" w:color="76CDD8"/>
              <w:left w:val="single" w:sz="4" w:space="0" w:color="76CDD8"/>
              <w:bottom w:val="single" w:sz="4" w:space="0" w:color="76CDD8"/>
              <w:right w:val="single" w:sz="4" w:space="0" w:color="76CDD8"/>
            </w:tcBorders>
          </w:tcPr>
          <w:p w14:paraId="304F40CF" w14:textId="481C03BD" w:rsidR="007D505A" w:rsidRPr="007D505A" w:rsidRDefault="007D505A" w:rsidP="007D505A">
            <w:pPr>
              <w:pStyle w:val="a2"/>
            </w:pPr>
            <w:r>
              <w:t>Mountain’s height</w:t>
            </w:r>
          </w:p>
        </w:tc>
        <w:tc>
          <w:tcPr>
            <w:tcW w:w="2302" w:type="dxa"/>
            <w:tcBorders>
              <w:top w:val="single" w:sz="4" w:space="0" w:color="76CDD8"/>
              <w:left w:val="single" w:sz="4" w:space="0" w:color="76CDD8"/>
              <w:bottom w:val="single" w:sz="4" w:space="0" w:color="76CDD8"/>
              <w:right w:val="single" w:sz="4" w:space="0" w:color="76CDD8"/>
            </w:tcBorders>
          </w:tcPr>
          <w:p w14:paraId="6B76142C" w14:textId="1E793B2F" w:rsidR="007D505A" w:rsidRPr="007D505A" w:rsidRDefault="007D505A" w:rsidP="007D505A">
            <w:pPr>
              <w:pStyle w:val="a2"/>
            </w:pPr>
            <w:r>
              <w:t>Float</w:t>
            </w:r>
          </w:p>
        </w:tc>
      </w:tr>
    </w:tbl>
    <w:p w14:paraId="7F1B814C" w14:textId="77777777" w:rsidR="007D505A" w:rsidRDefault="007D505A"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7D505A" w:rsidRPr="007D505A" w14:paraId="7176EA2A"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7D7A7BCC" w14:textId="77777777" w:rsidR="007D505A" w:rsidRPr="007D505A" w:rsidRDefault="007D505A" w:rsidP="002A3C3E">
            <w:pPr>
              <w:pStyle w:val="a2"/>
            </w:pPr>
            <w:r w:rsidRPr="007D505A">
              <w:t>Table</w:t>
            </w:r>
            <w:del w:id="63" w:author="Alena Tsibets" w:date="2023-10-26T17:49:00Z">
              <w:r w:rsidRPr="007D505A" w:rsidDel="00FA0AD1">
                <w:delText xml:space="preserve"> Name</w:delText>
              </w:r>
            </w:del>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5EEC370C" w14:textId="77777777" w:rsidR="007D505A" w:rsidRPr="007D505A" w:rsidRDefault="007D505A" w:rsidP="002A3C3E">
            <w:pPr>
              <w:pStyle w:val="a2"/>
            </w:pPr>
            <w:r w:rsidRPr="007D505A">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27089D9B" w14:textId="77777777" w:rsidR="007D505A" w:rsidRPr="007D505A" w:rsidRDefault="007D505A" w:rsidP="002A3C3E">
            <w:pPr>
              <w:pStyle w:val="a2"/>
            </w:pPr>
            <w:r w:rsidRPr="007D505A">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1092F969" w14:textId="77777777" w:rsidR="007D505A" w:rsidRPr="007D505A" w:rsidRDefault="007D505A" w:rsidP="002A3C3E">
            <w:pPr>
              <w:pStyle w:val="a2"/>
            </w:pPr>
            <w:r w:rsidRPr="007D505A">
              <w:t xml:space="preserve">Data Type </w:t>
            </w:r>
          </w:p>
        </w:tc>
      </w:tr>
      <w:tr w:rsidR="007D505A" w14:paraId="573A212C"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7A022FDC" w14:textId="08979F2F" w:rsidR="007D505A" w:rsidRDefault="007D505A" w:rsidP="007D505A">
            <w:pPr>
              <w:pStyle w:val="a2"/>
            </w:pPr>
            <w:r>
              <w:t>Country</w:t>
            </w:r>
          </w:p>
        </w:tc>
        <w:tc>
          <w:tcPr>
            <w:tcW w:w="2302" w:type="dxa"/>
            <w:tcBorders>
              <w:top w:val="single" w:sz="4" w:space="0" w:color="76CDD8"/>
              <w:left w:val="single" w:sz="4" w:space="0" w:color="76CDD8"/>
              <w:bottom w:val="single" w:sz="4" w:space="0" w:color="76CDD8"/>
              <w:right w:val="single" w:sz="4" w:space="0" w:color="76CDD8"/>
            </w:tcBorders>
          </w:tcPr>
          <w:p w14:paraId="40F30C9F" w14:textId="2DB7A981" w:rsidR="007D505A" w:rsidRDefault="007D505A" w:rsidP="007D505A">
            <w:pPr>
              <w:pStyle w:val="a2"/>
            </w:pPr>
            <w:r>
              <w:t>id</w:t>
            </w:r>
          </w:p>
        </w:tc>
        <w:tc>
          <w:tcPr>
            <w:tcW w:w="2302" w:type="dxa"/>
            <w:tcBorders>
              <w:top w:val="single" w:sz="4" w:space="0" w:color="76CDD8"/>
              <w:left w:val="single" w:sz="4" w:space="0" w:color="76CDD8"/>
              <w:bottom w:val="single" w:sz="4" w:space="0" w:color="76CDD8"/>
              <w:right w:val="single" w:sz="4" w:space="0" w:color="76CDD8"/>
            </w:tcBorders>
          </w:tcPr>
          <w:p w14:paraId="473819C9" w14:textId="4C60E335" w:rsidR="007D505A" w:rsidRDefault="007D505A" w:rsidP="007D505A">
            <w:pPr>
              <w:pStyle w:val="a2"/>
            </w:pPr>
            <w:r>
              <w:t>SK, PK</w:t>
            </w:r>
          </w:p>
        </w:tc>
        <w:tc>
          <w:tcPr>
            <w:tcW w:w="2302" w:type="dxa"/>
            <w:tcBorders>
              <w:top w:val="single" w:sz="4" w:space="0" w:color="76CDD8"/>
              <w:left w:val="single" w:sz="4" w:space="0" w:color="76CDD8"/>
              <w:bottom w:val="single" w:sz="4" w:space="0" w:color="76CDD8"/>
              <w:right w:val="single" w:sz="4" w:space="0" w:color="76CDD8"/>
            </w:tcBorders>
          </w:tcPr>
          <w:p w14:paraId="4E420EAF" w14:textId="635570CE" w:rsidR="007D505A" w:rsidRDefault="007D505A" w:rsidP="007D505A">
            <w:pPr>
              <w:pStyle w:val="a2"/>
            </w:pPr>
            <w:r>
              <w:t>Int</w:t>
            </w:r>
          </w:p>
        </w:tc>
      </w:tr>
      <w:tr w:rsidR="007D505A" w14:paraId="36FFCE52" w14:textId="77777777" w:rsidTr="007D505A">
        <w:trPr>
          <w:trHeight w:val="432"/>
        </w:trPr>
        <w:tc>
          <w:tcPr>
            <w:tcW w:w="2302" w:type="dxa"/>
            <w:tcBorders>
              <w:top w:val="single" w:sz="4" w:space="0" w:color="76CDD8"/>
              <w:left w:val="single" w:sz="4" w:space="0" w:color="76CDD8"/>
              <w:bottom w:val="single" w:sz="4" w:space="0" w:color="76CDD8"/>
              <w:right w:val="single" w:sz="4" w:space="0" w:color="76CDD8"/>
            </w:tcBorders>
          </w:tcPr>
          <w:p w14:paraId="6C176767" w14:textId="77777777" w:rsidR="007D505A" w:rsidRDefault="007D505A" w:rsidP="007D505A">
            <w:pPr>
              <w:pStyle w:val="a2"/>
            </w:pPr>
          </w:p>
        </w:tc>
        <w:tc>
          <w:tcPr>
            <w:tcW w:w="2302" w:type="dxa"/>
            <w:tcBorders>
              <w:top w:val="single" w:sz="4" w:space="0" w:color="76CDD8"/>
              <w:left w:val="single" w:sz="4" w:space="0" w:color="76CDD8"/>
              <w:bottom w:val="single" w:sz="4" w:space="0" w:color="76CDD8"/>
              <w:right w:val="single" w:sz="4" w:space="0" w:color="76CDD8"/>
            </w:tcBorders>
          </w:tcPr>
          <w:p w14:paraId="58E6D320" w14:textId="1AD8329B" w:rsidR="007D505A" w:rsidRDefault="007D505A" w:rsidP="007D505A">
            <w:pPr>
              <w:pStyle w:val="a2"/>
            </w:pPr>
            <w:r>
              <w:t>Name</w:t>
            </w:r>
          </w:p>
        </w:tc>
        <w:tc>
          <w:tcPr>
            <w:tcW w:w="2302" w:type="dxa"/>
            <w:tcBorders>
              <w:top w:val="single" w:sz="4" w:space="0" w:color="76CDD8"/>
              <w:left w:val="single" w:sz="4" w:space="0" w:color="76CDD8"/>
              <w:bottom w:val="single" w:sz="4" w:space="0" w:color="76CDD8"/>
              <w:right w:val="single" w:sz="4" w:space="0" w:color="76CDD8"/>
            </w:tcBorders>
          </w:tcPr>
          <w:p w14:paraId="2A3E6471" w14:textId="4D9EAE34" w:rsidR="007D505A" w:rsidRDefault="007D505A" w:rsidP="007D505A">
            <w:pPr>
              <w:pStyle w:val="a2"/>
            </w:pPr>
            <w:r>
              <w:t>Country’s name</w:t>
            </w:r>
          </w:p>
        </w:tc>
        <w:tc>
          <w:tcPr>
            <w:tcW w:w="2302" w:type="dxa"/>
            <w:tcBorders>
              <w:top w:val="single" w:sz="4" w:space="0" w:color="76CDD8"/>
              <w:left w:val="single" w:sz="4" w:space="0" w:color="76CDD8"/>
              <w:bottom w:val="single" w:sz="4" w:space="0" w:color="76CDD8"/>
              <w:right w:val="single" w:sz="4" w:space="0" w:color="76CDD8"/>
            </w:tcBorders>
          </w:tcPr>
          <w:p w14:paraId="36A01985" w14:textId="6EECE87F" w:rsidR="007D505A" w:rsidRDefault="007D505A" w:rsidP="007D505A">
            <w:pPr>
              <w:pStyle w:val="a2"/>
            </w:pPr>
            <w:r>
              <w:t>Text</w:t>
            </w:r>
          </w:p>
        </w:tc>
      </w:tr>
    </w:tbl>
    <w:p w14:paraId="25ECD04E" w14:textId="77777777" w:rsidR="007D505A" w:rsidRDefault="007D505A"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7D505A" w:rsidRPr="007D505A" w14:paraId="68C5F066" w14:textId="77777777" w:rsidTr="002A3C3E">
        <w:trPr>
          <w:trHeight w:val="432"/>
        </w:trPr>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69680598" w14:textId="77777777" w:rsidR="007D505A" w:rsidRPr="007D505A" w:rsidRDefault="007D505A" w:rsidP="002A3C3E">
            <w:pPr>
              <w:pStyle w:val="a2"/>
            </w:pPr>
            <w:r w:rsidRPr="007D505A">
              <w:t>Table</w:t>
            </w:r>
            <w:del w:id="64" w:author="Alena Tsibets" w:date="2023-10-26T17:49:00Z">
              <w:r w:rsidRPr="007D505A" w:rsidDel="00FA0AD1">
                <w:delText xml:space="preserve"> Name</w:delText>
              </w:r>
            </w:del>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56AB8AA2" w14:textId="77777777" w:rsidR="007D505A" w:rsidRPr="007D505A" w:rsidRDefault="007D505A" w:rsidP="002A3C3E">
            <w:pPr>
              <w:pStyle w:val="a2"/>
            </w:pPr>
            <w:r w:rsidRPr="007D505A">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0DF250B5" w14:textId="77777777" w:rsidR="007D505A" w:rsidRPr="007D505A" w:rsidRDefault="007D505A" w:rsidP="002A3C3E">
            <w:pPr>
              <w:pStyle w:val="a2"/>
            </w:pPr>
            <w:r w:rsidRPr="007D505A">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240ED9CA" w14:textId="77777777" w:rsidR="007D505A" w:rsidRPr="007D505A" w:rsidRDefault="007D505A" w:rsidP="002A3C3E">
            <w:pPr>
              <w:pStyle w:val="a2"/>
            </w:pPr>
            <w:r w:rsidRPr="007D505A">
              <w:t xml:space="preserve">Data Type </w:t>
            </w:r>
          </w:p>
        </w:tc>
      </w:tr>
      <w:tr w:rsidR="007D505A" w14:paraId="4757958C" w14:textId="77777777" w:rsidTr="002A3C3E">
        <w:trPr>
          <w:trHeight w:val="432"/>
        </w:trPr>
        <w:tc>
          <w:tcPr>
            <w:tcW w:w="2302" w:type="dxa"/>
            <w:tcBorders>
              <w:top w:val="single" w:sz="4" w:space="0" w:color="76CDD8"/>
              <w:left w:val="single" w:sz="4" w:space="0" w:color="76CDD8"/>
              <w:bottom w:val="single" w:sz="4" w:space="0" w:color="76CDD8"/>
              <w:right w:val="single" w:sz="4" w:space="0" w:color="76CDD8"/>
            </w:tcBorders>
          </w:tcPr>
          <w:p w14:paraId="0CA466FA" w14:textId="4C8F5FE2" w:rsidR="007D505A" w:rsidRDefault="007D505A" w:rsidP="002A3C3E">
            <w:pPr>
              <w:pStyle w:val="a2"/>
            </w:pPr>
            <w:r>
              <w:t>Area</w:t>
            </w:r>
          </w:p>
        </w:tc>
        <w:tc>
          <w:tcPr>
            <w:tcW w:w="2302" w:type="dxa"/>
            <w:tcBorders>
              <w:top w:val="single" w:sz="4" w:space="0" w:color="76CDD8"/>
              <w:left w:val="single" w:sz="4" w:space="0" w:color="76CDD8"/>
              <w:bottom w:val="single" w:sz="4" w:space="0" w:color="76CDD8"/>
              <w:right w:val="single" w:sz="4" w:space="0" w:color="76CDD8"/>
            </w:tcBorders>
          </w:tcPr>
          <w:p w14:paraId="1A0F4A35" w14:textId="77777777" w:rsidR="007D505A" w:rsidRDefault="007D505A" w:rsidP="002A3C3E">
            <w:pPr>
              <w:pStyle w:val="a2"/>
            </w:pPr>
            <w:r>
              <w:t>id</w:t>
            </w:r>
          </w:p>
        </w:tc>
        <w:tc>
          <w:tcPr>
            <w:tcW w:w="2302" w:type="dxa"/>
            <w:tcBorders>
              <w:top w:val="single" w:sz="4" w:space="0" w:color="76CDD8"/>
              <w:left w:val="single" w:sz="4" w:space="0" w:color="76CDD8"/>
              <w:bottom w:val="single" w:sz="4" w:space="0" w:color="76CDD8"/>
              <w:right w:val="single" w:sz="4" w:space="0" w:color="76CDD8"/>
            </w:tcBorders>
          </w:tcPr>
          <w:p w14:paraId="579E8E5F" w14:textId="77777777" w:rsidR="007D505A" w:rsidRDefault="007D505A" w:rsidP="002A3C3E">
            <w:pPr>
              <w:pStyle w:val="a2"/>
            </w:pPr>
            <w:r>
              <w:t>SK, PK</w:t>
            </w:r>
          </w:p>
        </w:tc>
        <w:tc>
          <w:tcPr>
            <w:tcW w:w="2302" w:type="dxa"/>
            <w:tcBorders>
              <w:top w:val="single" w:sz="4" w:space="0" w:color="76CDD8"/>
              <w:left w:val="single" w:sz="4" w:space="0" w:color="76CDD8"/>
              <w:bottom w:val="single" w:sz="4" w:space="0" w:color="76CDD8"/>
              <w:right w:val="single" w:sz="4" w:space="0" w:color="76CDD8"/>
            </w:tcBorders>
          </w:tcPr>
          <w:p w14:paraId="78C8B869" w14:textId="77777777" w:rsidR="007D505A" w:rsidRDefault="007D505A" w:rsidP="002A3C3E">
            <w:pPr>
              <w:pStyle w:val="a2"/>
            </w:pPr>
            <w:r>
              <w:t>Int</w:t>
            </w:r>
          </w:p>
        </w:tc>
      </w:tr>
      <w:tr w:rsidR="007D505A" w14:paraId="34E4AD46" w14:textId="77777777" w:rsidTr="002A3C3E">
        <w:trPr>
          <w:trHeight w:val="432"/>
        </w:trPr>
        <w:tc>
          <w:tcPr>
            <w:tcW w:w="2302" w:type="dxa"/>
            <w:tcBorders>
              <w:top w:val="single" w:sz="4" w:space="0" w:color="76CDD8"/>
              <w:left w:val="single" w:sz="4" w:space="0" w:color="76CDD8"/>
              <w:bottom w:val="single" w:sz="4" w:space="0" w:color="76CDD8"/>
              <w:right w:val="single" w:sz="4" w:space="0" w:color="76CDD8"/>
            </w:tcBorders>
          </w:tcPr>
          <w:p w14:paraId="0610EA03"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51EE39E0" w14:textId="77777777" w:rsidR="007D505A" w:rsidRDefault="007D505A" w:rsidP="002A3C3E">
            <w:pPr>
              <w:pStyle w:val="a2"/>
            </w:pPr>
            <w:r>
              <w:t>Name</w:t>
            </w:r>
          </w:p>
        </w:tc>
        <w:tc>
          <w:tcPr>
            <w:tcW w:w="2302" w:type="dxa"/>
            <w:tcBorders>
              <w:top w:val="single" w:sz="4" w:space="0" w:color="76CDD8"/>
              <w:left w:val="single" w:sz="4" w:space="0" w:color="76CDD8"/>
              <w:bottom w:val="single" w:sz="4" w:space="0" w:color="76CDD8"/>
              <w:right w:val="single" w:sz="4" w:space="0" w:color="76CDD8"/>
            </w:tcBorders>
          </w:tcPr>
          <w:p w14:paraId="3B2F1679" w14:textId="4434DCEE" w:rsidR="007D505A" w:rsidRDefault="007D505A" w:rsidP="002A3C3E">
            <w:pPr>
              <w:pStyle w:val="a2"/>
            </w:pPr>
            <w:r>
              <w:t>Area</w:t>
            </w:r>
            <w:r>
              <w:t>’s name</w:t>
            </w:r>
          </w:p>
        </w:tc>
        <w:tc>
          <w:tcPr>
            <w:tcW w:w="2302" w:type="dxa"/>
            <w:tcBorders>
              <w:top w:val="single" w:sz="4" w:space="0" w:color="76CDD8"/>
              <w:left w:val="single" w:sz="4" w:space="0" w:color="76CDD8"/>
              <w:bottom w:val="single" w:sz="4" w:space="0" w:color="76CDD8"/>
              <w:right w:val="single" w:sz="4" w:space="0" w:color="76CDD8"/>
            </w:tcBorders>
          </w:tcPr>
          <w:p w14:paraId="187E0078" w14:textId="77777777" w:rsidR="007D505A" w:rsidRDefault="007D505A" w:rsidP="002A3C3E">
            <w:pPr>
              <w:pStyle w:val="a2"/>
            </w:pPr>
            <w:r>
              <w:t>Text</w:t>
            </w:r>
          </w:p>
        </w:tc>
      </w:tr>
    </w:tbl>
    <w:p w14:paraId="152CF544" w14:textId="77777777" w:rsidR="007D505A" w:rsidRDefault="007D505A"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7D505A" w:rsidRPr="00BE17E0" w14:paraId="45237B27" w14:textId="77777777" w:rsidTr="002A3C3E">
        <w:trPr>
          <w:trHeight w:val="292"/>
        </w:trPr>
        <w:tc>
          <w:tcPr>
            <w:tcW w:w="2302" w:type="dxa"/>
            <w:shd w:val="clear" w:color="auto" w:fill="76CDD8"/>
          </w:tcPr>
          <w:p w14:paraId="4D47DF60" w14:textId="77777777" w:rsidR="007D505A" w:rsidRPr="00BE17E0" w:rsidRDefault="007D505A" w:rsidP="002A3C3E">
            <w:pPr>
              <w:pStyle w:val="a2"/>
              <w:widowControl w:val="0"/>
              <w:spacing w:line="360" w:lineRule="auto"/>
              <w:jc w:val="center"/>
              <w:rPr>
                <w:color w:val="FFFFFF" w:themeColor="background1"/>
                <w:sz w:val="18"/>
                <w:szCs w:val="18"/>
              </w:rPr>
            </w:pPr>
            <w:r w:rsidRPr="00BE17E0">
              <w:rPr>
                <w:color w:val="FFFFFF" w:themeColor="background1"/>
                <w:sz w:val="18"/>
                <w:szCs w:val="18"/>
              </w:rPr>
              <w:t>Table</w:t>
            </w:r>
            <w:del w:id="65" w:author="Alena Tsibets" w:date="2023-10-26T17:49:00Z">
              <w:r w:rsidRPr="00BE17E0" w:rsidDel="00FA0AD1">
                <w:rPr>
                  <w:color w:val="FFFFFF" w:themeColor="background1"/>
                  <w:sz w:val="18"/>
                  <w:szCs w:val="18"/>
                </w:rPr>
                <w:delText xml:space="preserve"> Name</w:delText>
              </w:r>
            </w:del>
          </w:p>
        </w:tc>
        <w:tc>
          <w:tcPr>
            <w:tcW w:w="2302" w:type="dxa"/>
            <w:shd w:val="clear" w:color="auto" w:fill="76CDD8"/>
          </w:tcPr>
          <w:p w14:paraId="595154C5" w14:textId="77777777" w:rsidR="007D505A" w:rsidRPr="00BE17E0" w:rsidRDefault="007D505A" w:rsidP="002A3C3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02DDCD0" w14:textId="77777777" w:rsidR="007D505A" w:rsidRPr="00BE17E0" w:rsidRDefault="007D505A" w:rsidP="002A3C3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A7CE9D6" w14:textId="77777777" w:rsidR="007D505A" w:rsidRPr="00BE17E0" w:rsidRDefault="007D505A" w:rsidP="002A3C3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D505A" w14:paraId="23C6C58B" w14:textId="77777777" w:rsidTr="002A3C3E">
        <w:trPr>
          <w:trHeight w:val="432"/>
        </w:trPr>
        <w:tc>
          <w:tcPr>
            <w:tcW w:w="2302" w:type="dxa"/>
          </w:tcPr>
          <w:p w14:paraId="7D385AC9" w14:textId="0A6A7481" w:rsidR="007D505A" w:rsidRDefault="007D505A" w:rsidP="002A3C3E">
            <w:pPr>
              <w:pStyle w:val="a2"/>
            </w:pPr>
            <w:r>
              <w:t>Climb</w:t>
            </w:r>
          </w:p>
        </w:tc>
        <w:tc>
          <w:tcPr>
            <w:tcW w:w="2302" w:type="dxa"/>
          </w:tcPr>
          <w:p w14:paraId="75FFC621" w14:textId="77777777" w:rsidR="007D505A" w:rsidRDefault="007D505A" w:rsidP="002A3C3E">
            <w:pPr>
              <w:pStyle w:val="a2"/>
            </w:pPr>
            <w:ins w:id="66" w:author="Alena Tsibets" w:date="2023-10-26T17:50:00Z">
              <w:r>
                <w:t>id</w:t>
              </w:r>
            </w:ins>
            <w:del w:id="67" w:author="Alena Tsibets" w:date="2023-10-26T17:50:00Z">
              <w:r w:rsidDel="00FA0AD1">
                <w:delText>Field Name 1</w:delText>
              </w:r>
            </w:del>
          </w:p>
        </w:tc>
        <w:tc>
          <w:tcPr>
            <w:tcW w:w="2302" w:type="dxa"/>
          </w:tcPr>
          <w:p w14:paraId="7060DC97" w14:textId="77777777" w:rsidR="007D505A" w:rsidRDefault="007D505A" w:rsidP="002A3C3E">
            <w:pPr>
              <w:pStyle w:val="a2"/>
            </w:pPr>
            <w:r>
              <w:t xml:space="preserve"> SK, PK</w:t>
            </w:r>
          </w:p>
        </w:tc>
        <w:tc>
          <w:tcPr>
            <w:tcW w:w="2302" w:type="dxa"/>
          </w:tcPr>
          <w:p w14:paraId="4EFB8FC1" w14:textId="77777777" w:rsidR="007D505A" w:rsidRDefault="007D505A" w:rsidP="002A3C3E">
            <w:pPr>
              <w:pStyle w:val="a2"/>
            </w:pPr>
            <w:r>
              <w:t>Int</w:t>
            </w:r>
          </w:p>
        </w:tc>
      </w:tr>
      <w:tr w:rsidR="007D505A" w14:paraId="191C472E" w14:textId="77777777" w:rsidTr="002A3C3E">
        <w:trPr>
          <w:trHeight w:val="432"/>
        </w:trPr>
        <w:tc>
          <w:tcPr>
            <w:tcW w:w="2302" w:type="dxa"/>
            <w:tcBorders>
              <w:top w:val="single" w:sz="4" w:space="0" w:color="76CDD8"/>
              <w:left w:val="single" w:sz="4" w:space="0" w:color="76CDD8"/>
              <w:bottom w:val="single" w:sz="4" w:space="0" w:color="76CDD8"/>
              <w:right w:val="single" w:sz="4" w:space="0" w:color="76CDD8"/>
            </w:tcBorders>
          </w:tcPr>
          <w:p w14:paraId="1B952497"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43A96615" w14:textId="0948507C" w:rsidR="007D505A" w:rsidDel="00FA0AD1" w:rsidRDefault="007D505A" w:rsidP="002A3C3E">
            <w:pPr>
              <w:pStyle w:val="a2"/>
            </w:pPr>
            <w:r>
              <w:t>Begin date</w:t>
            </w:r>
          </w:p>
        </w:tc>
        <w:tc>
          <w:tcPr>
            <w:tcW w:w="2302" w:type="dxa"/>
            <w:tcBorders>
              <w:top w:val="single" w:sz="4" w:space="0" w:color="76CDD8"/>
              <w:left w:val="single" w:sz="4" w:space="0" w:color="76CDD8"/>
              <w:bottom w:val="single" w:sz="4" w:space="0" w:color="76CDD8"/>
              <w:right w:val="single" w:sz="4" w:space="0" w:color="76CDD8"/>
            </w:tcBorders>
          </w:tcPr>
          <w:p w14:paraId="54BE1A6E" w14:textId="1BAE6012" w:rsidR="007D505A" w:rsidRDefault="007D505A" w:rsidP="002A3C3E">
            <w:pPr>
              <w:pStyle w:val="a2"/>
            </w:pPr>
            <w:r>
              <w:t>Date of climb beginning</w:t>
            </w:r>
          </w:p>
        </w:tc>
        <w:tc>
          <w:tcPr>
            <w:tcW w:w="2302" w:type="dxa"/>
            <w:tcBorders>
              <w:top w:val="single" w:sz="4" w:space="0" w:color="76CDD8"/>
              <w:left w:val="single" w:sz="4" w:space="0" w:color="76CDD8"/>
              <w:bottom w:val="single" w:sz="4" w:space="0" w:color="76CDD8"/>
              <w:right w:val="single" w:sz="4" w:space="0" w:color="76CDD8"/>
            </w:tcBorders>
          </w:tcPr>
          <w:p w14:paraId="1C08CFE5" w14:textId="12055819" w:rsidR="007D505A" w:rsidRDefault="007D505A" w:rsidP="002A3C3E">
            <w:pPr>
              <w:pStyle w:val="a2"/>
            </w:pPr>
            <w:r>
              <w:t>Date</w:t>
            </w:r>
          </w:p>
        </w:tc>
      </w:tr>
      <w:tr w:rsidR="007D505A" w14:paraId="214A0BE5" w14:textId="77777777" w:rsidTr="002A3C3E">
        <w:trPr>
          <w:trHeight w:val="432"/>
        </w:trPr>
        <w:tc>
          <w:tcPr>
            <w:tcW w:w="2302" w:type="dxa"/>
            <w:tcBorders>
              <w:top w:val="single" w:sz="4" w:space="0" w:color="76CDD8"/>
              <w:left w:val="single" w:sz="4" w:space="0" w:color="76CDD8"/>
              <w:bottom w:val="single" w:sz="4" w:space="0" w:color="76CDD8"/>
              <w:right w:val="single" w:sz="4" w:space="0" w:color="76CDD8"/>
            </w:tcBorders>
          </w:tcPr>
          <w:p w14:paraId="6CE37205"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6C9A2080" w14:textId="1328AEA5" w:rsidR="007D505A" w:rsidDel="00FA0AD1" w:rsidRDefault="007D505A" w:rsidP="002A3C3E">
            <w:pPr>
              <w:pStyle w:val="a2"/>
            </w:pPr>
            <w:r>
              <w:t>End date</w:t>
            </w:r>
          </w:p>
        </w:tc>
        <w:tc>
          <w:tcPr>
            <w:tcW w:w="2302" w:type="dxa"/>
            <w:tcBorders>
              <w:top w:val="single" w:sz="4" w:space="0" w:color="76CDD8"/>
              <w:left w:val="single" w:sz="4" w:space="0" w:color="76CDD8"/>
              <w:bottom w:val="single" w:sz="4" w:space="0" w:color="76CDD8"/>
              <w:right w:val="single" w:sz="4" w:space="0" w:color="76CDD8"/>
            </w:tcBorders>
          </w:tcPr>
          <w:p w14:paraId="6FDDC3E9" w14:textId="3B2CA0EC" w:rsidR="007D505A" w:rsidRDefault="007D505A" w:rsidP="002A3C3E">
            <w:pPr>
              <w:pStyle w:val="a2"/>
            </w:pPr>
            <w:r>
              <w:t>Date of climb ending</w:t>
            </w:r>
          </w:p>
        </w:tc>
        <w:tc>
          <w:tcPr>
            <w:tcW w:w="2302" w:type="dxa"/>
            <w:tcBorders>
              <w:top w:val="single" w:sz="4" w:space="0" w:color="76CDD8"/>
              <w:left w:val="single" w:sz="4" w:space="0" w:color="76CDD8"/>
              <w:bottom w:val="single" w:sz="4" w:space="0" w:color="76CDD8"/>
              <w:right w:val="single" w:sz="4" w:space="0" w:color="76CDD8"/>
            </w:tcBorders>
          </w:tcPr>
          <w:p w14:paraId="29B1B3C3" w14:textId="42C58CC2" w:rsidR="007D505A" w:rsidRDefault="007D505A" w:rsidP="002A3C3E">
            <w:pPr>
              <w:pStyle w:val="a2"/>
            </w:pPr>
            <w:r>
              <w:t>Date</w:t>
            </w:r>
          </w:p>
        </w:tc>
      </w:tr>
      <w:tr w:rsidR="007D505A" w14:paraId="32956C4E" w14:textId="77777777" w:rsidTr="002A3C3E">
        <w:trPr>
          <w:trHeight w:val="432"/>
        </w:trPr>
        <w:tc>
          <w:tcPr>
            <w:tcW w:w="2302" w:type="dxa"/>
            <w:tcBorders>
              <w:top w:val="single" w:sz="4" w:space="0" w:color="76CDD8"/>
              <w:left w:val="single" w:sz="4" w:space="0" w:color="76CDD8"/>
              <w:bottom w:val="single" w:sz="4" w:space="0" w:color="76CDD8"/>
              <w:right w:val="single" w:sz="4" w:space="0" w:color="76CDD8"/>
            </w:tcBorders>
          </w:tcPr>
          <w:p w14:paraId="30B711AE" w14:textId="77777777" w:rsidR="007D505A" w:rsidRDefault="007D505A" w:rsidP="002A3C3E">
            <w:pPr>
              <w:pStyle w:val="a2"/>
            </w:pPr>
          </w:p>
        </w:tc>
        <w:tc>
          <w:tcPr>
            <w:tcW w:w="2302" w:type="dxa"/>
            <w:tcBorders>
              <w:top w:val="single" w:sz="4" w:space="0" w:color="76CDD8"/>
              <w:left w:val="single" w:sz="4" w:space="0" w:color="76CDD8"/>
              <w:bottom w:val="single" w:sz="4" w:space="0" w:color="76CDD8"/>
              <w:right w:val="single" w:sz="4" w:space="0" w:color="76CDD8"/>
            </w:tcBorders>
          </w:tcPr>
          <w:p w14:paraId="7A2E109B" w14:textId="2C64FF06" w:rsidR="007D505A" w:rsidDel="00FA0AD1" w:rsidRDefault="007D505A" w:rsidP="002A3C3E">
            <w:pPr>
              <w:pStyle w:val="a2"/>
            </w:pPr>
            <w:proofErr w:type="spellStart"/>
            <w:r>
              <w:t>Montain_Country_Area_id</w:t>
            </w:r>
            <w:proofErr w:type="spellEnd"/>
          </w:p>
        </w:tc>
        <w:tc>
          <w:tcPr>
            <w:tcW w:w="2302" w:type="dxa"/>
            <w:tcBorders>
              <w:top w:val="single" w:sz="4" w:space="0" w:color="76CDD8"/>
              <w:left w:val="single" w:sz="4" w:space="0" w:color="76CDD8"/>
              <w:bottom w:val="single" w:sz="4" w:space="0" w:color="76CDD8"/>
              <w:right w:val="single" w:sz="4" w:space="0" w:color="76CDD8"/>
            </w:tcBorders>
          </w:tcPr>
          <w:p w14:paraId="544006B0" w14:textId="31820D2E" w:rsidR="007D505A" w:rsidRDefault="007D505A" w:rsidP="002A3C3E">
            <w:pPr>
              <w:pStyle w:val="a2"/>
            </w:pPr>
            <w:r>
              <w:t>FK</w:t>
            </w:r>
          </w:p>
        </w:tc>
        <w:tc>
          <w:tcPr>
            <w:tcW w:w="2302" w:type="dxa"/>
            <w:tcBorders>
              <w:top w:val="single" w:sz="4" w:space="0" w:color="76CDD8"/>
              <w:left w:val="single" w:sz="4" w:space="0" w:color="76CDD8"/>
              <w:bottom w:val="single" w:sz="4" w:space="0" w:color="76CDD8"/>
              <w:right w:val="single" w:sz="4" w:space="0" w:color="76CDD8"/>
            </w:tcBorders>
          </w:tcPr>
          <w:p w14:paraId="374D7BDC" w14:textId="62095FB2" w:rsidR="007D505A" w:rsidRDefault="007D505A" w:rsidP="002A3C3E">
            <w:pPr>
              <w:pStyle w:val="a2"/>
            </w:pPr>
            <w:r>
              <w:t>Int</w:t>
            </w:r>
          </w:p>
        </w:tc>
      </w:tr>
    </w:tbl>
    <w:p w14:paraId="3301215B" w14:textId="77777777" w:rsidR="007D505A" w:rsidRDefault="007D505A" w:rsidP="006F645E">
      <w:pPr>
        <w:pStyle w:val="a2"/>
      </w:pPr>
    </w:p>
    <w:p w14:paraId="3C8C2FCF" w14:textId="6FB10DE5" w:rsidR="007D505A" w:rsidRDefault="007D505A" w:rsidP="006F645E">
      <w:pPr>
        <w:pStyle w:val="a2"/>
      </w:pPr>
      <w:r>
        <w:t>Tables represents entities: Climber, Mountain, Country, Area, Address and Climb.</w:t>
      </w:r>
    </w:p>
    <w:p w14:paraId="596FE442" w14:textId="7E5874A3" w:rsidR="007D505A" w:rsidRDefault="007D505A" w:rsidP="006F645E">
      <w:pPr>
        <w:pStyle w:val="a2"/>
      </w:pPr>
      <w:r>
        <w:t xml:space="preserve">These tables connected with the help of </w:t>
      </w:r>
      <w:proofErr w:type="spellStart"/>
      <w:r>
        <w:t>Country_Area</w:t>
      </w:r>
      <w:proofErr w:type="spellEnd"/>
      <w:r>
        <w:t xml:space="preserve">, </w:t>
      </w:r>
      <w:proofErr w:type="spellStart"/>
      <w:r>
        <w:t>Country_Area_Mountain</w:t>
      </w:r>
      <w:proofErr w:type="spellEnd"/>
      <w:r>
        <w:t xml:space="preserve">, </w:t>
      </w:r>
      <w:proofErr w:type="spellStart"/>
      <w:r>
        <w:t>Climber_Address</w:t>
      </w:r>
      <w:proofErr w:type="spellEnd"/>
      <w:r>
        <w:t xml:space="preserve">, </w:t>
      </w:r>
      <w:proofErr w:type="spellStart"/>
      <w:r>
        <w:t>Climb_Climber</w:t>
      </w:r>
      <w:proofErr w:type="spellEnd"/>
      <w:r>
        <w:t xml:space="preserve"> tables.</w:t>
      </w:r>
    </w:p>
    <w:p w14:paraId="79C8A9A4" w14:textId="77777777" w:rsidR="007D505A" w:rsidRDefault="007D505A" w:rsidP="006F645E">
      <w:pPr>
        <w:pStyle w:val="a2"/>
      </w:pPr>
    </w:p>
    <w:p w14:paraId="75E47102" w14:textId="2B40CCA9" w:rsidR="006F645E" w:rsidRDefault="006F645E" w:rsidP="006F645E">
      <w:pPr>
        <w:pStyle w:val="a2"/>
      </w:pPr>
      <w:r>
        <w:t>Example with data</w:t>
      </w:r>
    </w:p>
    <w:p w14:paraId="25867221" w14:textId="77777777" w:rsidR="00BE17E0" w:rsidRDefault="00BE17E0"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7D505A" w14:paraId="7D509B5F" w14:textId="77777777" w:rsidTr="00FA0AD1">
        <w:trPr>
          <w:trHeight w:val="292"/>
        </w:trPr>
        <w:tc>
          <w:tcPr>
            <w:tcW w:w="2302" w:type="dxa"/>
            <w:shd w:val="clear" w:color="auto" w:fill="76CDD8"/>
          </w:tcPr>
          <w:p w14:paraId="786CAE32" w14:textId="2129F0A5" w:rsidR="007D505A" w:rsidRPr="00BE17E0" w:rsidRDefault="007D505A" w:rsidP="00FA0AD1">
            <w:pPr>
              <w:pStyle w:val="a2"/>
              <w:widowControl w:val="0"/>
              <w:spacing w:line="360" w:lineRule="auto"/>
              <w:jc w:val="center"/>
              <w:rPr>
                <w:color w:val="FFFFFF" w:themeColor="background1"/>
                <w:sz w:val="18"/>
                <w:szCs w:val="18"/>
              </w:rPr>
            </w:pPr>
            <w:r>
              <w:rPr>
                <w:color w:val="FFFFFF" w:themeColor="background1"/>
                <w:sz w:val="18"/>
                <w:szCs w:val="18"/>
              </w:rPr>
              <w:t>Table</w:t>
            </w:r>
          </w:p>
        </w:tc>
        <w:tc>
          <w:tcPr>
            <w:tcW w:w="2302" w:type="dxa"/>
            <w:shd w:val="clear" w:color="auto" w:fill="76CDD8"/>
          </w:tcPr>
          <w:p w14:paraId="7C63B6B0" w14:textId="0BFBBCEA" w:rsidR="007D505A" w:rsidRPr="00BE17E0" w:rsidRDefault="007D505A" w:rsidP="00FA0AD1">
            <w:pPr>
              <w:pStyle w:val="a2"/>
              <w:widowControl w:val="0"/>
              <w:spacing w:line="360" w:lineRule="auto"/>
              <w:jc w:val="center"/>
              <w:rPr>
                <w:color w:val="FFFFFF" w:themeColor="background1"/>
                <w:sz w:val="18"/>
                <w:szCs w:val="18"/>
              </w:rPr>
            </w:pPr>
            <w:r>
              <w:rPr>
                <w:color w:val="FFFFFF" w:themeColor="background1"/>
                <w:sz w:val="18"/>
                <w:szCs w:val="18"/>
              </w:rPr>
              <w:t>id</w:t>
            </w:r>
          </w:p>
        </w:tc>
        <w:tc>
          <w:tcPr>
            <w:tcW w:w="2302" w:type="dxa"/>
            <w:shd w:val="clear" w:color="auto" w:fill="76CDD8"/>
          </w:tcPr>
          <w:p w14:paraId="186467F7" w14:textId="5E156AE9" w:rsidR="007D505A" w:rsidRPr="00BE17E0" w:rsidRDefault="007D505A" w:rsidP="00FA0AD1">
            <w:pPr>
              <w:pStyle w:val="a2"/>
              <w:widowControl w:val="0"/>
              <w:spacing w:line="360" w:lineRule="auto"/>
              <w:jc w:val="center"/>
              <w:rPr>
                <w:color w:val="FFFFFF" w:themeColor="background1"/>
                <w:sz w:val="18"/>
                <w:szCs w:val="18"/>
              </w:rPr>
            </w:pPr>
            <w:r>
              <w:rPr>
                <w:color w:val="FFFFFF" w:themeColor="background1"/>
                <w:sz w:val="18"/>
                <w:szCs w:val="18"/>
              </w:rPr>
              <w:t>Name</w:t>
            </w:r>
          </w:p>
        </w:tc>
      </w:tr>
      <w:tr w:rsidR="007D505A" w14:paraId="675CC18D" w14:textId="77777777" w:rsidTr="00BE17E0">
        <w:trPr>
          <w:trHeight w:val="432"/>
        </w:trPr>
        <w:tc>
          <w:tcPr>
            <w:tcW w:w="2302" w:type="dxa"/>
          </w:tcPr>
          <w:p w14:paraId="1865802E" w14:textId="42C77252" w:rsidR="007D505A" w:rsidRDefault="007D505A" w:rsidP="00FA0AD1">
            <w:pPr>
              <w:pStyle w:val="a2"/>
            </w:pPr>
            <w:r>
              <w:t xml:space="preserve"> Country</w:t>
            </w:r>
          </w:p>
        </w:tc>
        <w:tc>
          <w:tcPr>
            <w:tcW w:w="2302" w:type="dxa"/>
          </w:tcPr>
          <w:p w14:paraId="08F31126" w14:textId="18C5E0F4" w:rsidR="007D505A" w:rsidRDefault="007D505A" w:rsidP="00FA0AD1">
            <w:pPr>
              <w:pStyle w:val="a2"/>
            </w:pPr>
            <w:r>
              <w:t>166678</w:t>
            </w:r>
          </w:p>
        </w:tc>
        <w:tc>
          <w:tcPr>
            <w:tcW w:w="2302" w:type="dxa"/>
          </w:tcPr>
          <w:p w14:paraId="6FE58743" w14:textId="6823A351" w:rsidR="007D505A" w:rsidRDefault="007D505A" w:rsidP="00FA0AD1">
            <w:pPr>
              <w:pStyle w:val="a2"/>
            </w:pPr>
            <w:r>
              <w:t>Georgia</w:t>
            </w:r>
          </w:p>
        </w:tc>
      </w:tr>
    </w:tbl>
    <w:p w14:paraId="455288B0" w14:textId="0A5290D9" w:rsidR="00BE17E0" w:rsidRDefault="00BE17E0" w:rsidP="006F645E">
      <w:pPr>
        <w:pStyle w:val="a2"/>
      </w:pPr>
    </w:p>
    <w:p w14:paraId="1C8B7E32" w14:textId="77777777" w:rsidR="00BE17E0" w:rsidRPr="006F645E" w:rsidRDefault="00BE17E0" w:rsidP="006F645E">
      <w:pPr>
        <w:pStyle w:val="a2"/>
      </w:pPr>
    </w:p>
    <w:sectPr w:rsidR="00BE17E0" w:rsidRPr="006F645E" w:rsidSect="00FA0AD1">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F5EA5" w14:textId="77777777" w:rsidR="006743AE" w:rsidRDefault="006743AE" w:rsidP="00500742">
      <w:pPr>
        <w:spacing w:line="240" w:lineRule="auto"/>
      </w:pPr>
      <w:r>
        <w:separator/>
      </w:r>
    </w:p>
  </w:endnote>
  <w:endnote w:type="continuationSeparator" w:id="0">
    <w:p w14:paraId="7E861C4B" w14:textId="77777777" w:rsidR="006743AE" w:rsidRDefault="006743AE" w:rsidP="00500742">
      <w:pPr>
        <w:spacing w:line="240" w:lineRule="auto"/>
      </w:pPr>
      <w:r>
        <w:continuationSeparator/>
      </w:r>
    </w:p>
  </w:endnote>
  <w:endnote w:type="continuationNotice" w:id="1">
    <w:p w14:paraId="4A3CEF29" w14:textId="77777777" w:rsidR="006743AE" w:rsidRDefault="006743A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B22CFB" w:rsidRPr="00851FAD" w:rsidRDefault="005D1735" w:rsidP="00FA0AD1">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FA0AD1" w14:paraId="75EEBB7A" w14:textId="77777777" w:rsidTr="00FA0AD1">
      <w:tc>
        <w:tcPr>
          <w:tcW w:w="8472" w:type="dxa"/>
        </w:tcPr>
        <w:p w14:paraId="0DCC6942" w14:textId="75EEB5E5" w:rsidR="00B22CFB" w:rsidRDefault="00FA0AD1" w:rsidP="00FA0AD1">
          <w:pPr>
            <w:pStyle w:val="a7"/>
          </w:pPr>
          <w:fldSimple w:instr=" DOCPROPERTY  Classification  \* MERGEFORMAT ">
            <w:r w:rsidR="000370D4">
              <w:t>Confidential</w:t>
            </w:r>
          </w:fldSimple>
          <w:r w:rsidR="005D1735">
            <w:tab/>
          </w:r>
        </w:p>
      </w:tc>
    </w:tr>
  </w:tbl>
  <w:p w14:paraId="629B217E" w14:textId="77777777" w:rsidR="00B22CFB" w:rsidRPr="00205D53" w:rsidRDefault="005D1735" w:rsidP="00FA0AD1">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7A4DAC0"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FA0AD1" w14:paraId="3EB886D1" w14:textId="77777777" w:rsidTr="00FA0AD1">
      <w:tc>
        <w:tcPr>
          <w:tcW w:w="1526" w:type="dxa"/>
          <w:vAlign w:val="center"/>
          <w:hideMark/>
        </w:tcPr>
        <w:p w14:paraId="3FD0571A" w14:textId="77777777" w:rsidR="00B22CFB" w:rsidRDefault="005D1735" w:rsidP="00FA0AD1">
          <w:pPr>
            <w:pStyle w:val="a7"/>
            <w:rPr>
              <w:b/>
            </w:rPr>
          </w:pPr>
          <w:r>
            <w:rPr>
              <w:b/>
            </w:rPr>
            <w:t>Legal Notice:</w:t>
          </w:r>
        </w:p>
      </w:tc>
      <w:tc>
        <w:tcPr>
          <w:tcW w:w="7613" w:type="dxa"/>
          <w:vAlign w:val="center"/>
          <w:hideMark/>
        </w:tcPr>
        <w:p w14:paraId="36AA4F7F" w14:textId="77777777" w:rsidR="00B22CFB" w:rsidRDefault="005D1735" w:rsidP="00FA0AD1">
          <w:pPr>
            <w:pStyle w:val="a7"/>
          </w:pPr>
          <w:r>
            <w:t>This document contains privileged and/or confidential information and may not be disclosed, distributed or reproduced without the prior written permission of EPAM®.</w:t>
          </w:r>
        </w:p>
      </w:tc>
    </w:tr>
    <w:tr w:rsidR="00FA0AD1" w14:paraId="7947E9D3" w14:textId="77777777" w:rsidTr="00FA0AD1">
      <w:tc>
        <w:tcPr>
          <w:tcW w:w="9139" w:type="dxa"/>
          <w:gridSpan w:val="2"/>
          <w:hideMark/>
        </w:tcPr>
        <w:p w14:paraId="4818C4EF" w14:textId="612E7520" w:rsidR="00B22CFB" w:rsidRDefault="00FA0AD1" w:rsidP="00FA0AD1">
          <w:pPr>
            <w:pStyle w:val="a7"/>
          </w:pPr>
          <w:fldSimple w:instr=" DOCPROPERTY  Classification  \* MERGEFORMAT ">
            <w:r w:rsidR="000370D4">
              <w:t>Confidential</w:t>
            </w:r>
          </w:fldSimple>
        </w:p>
      </w:tc>
    </w:tr>
  </w:tbl>
  <w:p w14:paraId="56E23E29" w14:textId="77777777" w:rsidR="00B22CFB" w:rsidRDefault="005D1735" w:rsidP="00FA0AD1">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41EEDE"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01274" w14:textId="77777777" w:rsidR="006743AE" w:rsidRDefault="006743AE" w:rsidP="00500742">
      <w:pPr>
        <w:spacing w:line="240" w:lineRule="auto"/>
      </w:pPr>
      <w:r>
        <w:separator/>
      </w:r>
    </w:p>
  </w:footnote>
  <w:footnote w:type="continuationSeparator" w:id="0">
    <w:p w14:paraId="218BDEA3" w14:textId="77777777" w:rsidR="006743AE" w:rsidRDefault="006743AE" w:rsidP="00500742">
      <w:pPr>
        <w:spacing w:line="240" w:lineRule="auto"/>
      </w:pPr>
      <w:r>
        <w:continuationSeparator/>
      </w:r>
    </w:p>
  </w:footnote>
  <w:footnote w:type="continuationNotice" w:id="1">
    <w:p w14:paraId="394BA13F" w14:textId="77777777" w:rsidR="006743AE" w:rsidRDefault="006743A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FA0AD1" w14:paraId="7DBDC9F3" w14:textId="77777777" w:rsidTr="00FA0AD1">
      <w:tc>
        <w:tcPr>
          <w:tcW w:w="8121" w:type="dxa"/>
          <w:vAlign w:val="center"/>
          <w:hideMark/>
        </w:tcPr>
        <w:p w14:paraId="703F688A" w14:textId="2BC4AD91" w:rsidR="00B22CFB" w:rsidRDefault="007C4361" w:rsidP="00FA0AD1">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B22CFB" w:rsidRDefault="00B22CFB" w:rsidP="00FA0AD1">
          <w:pPr>
            <w:pStyle w:val="a9"/>
          </w:pPr>
        </w:p>
      </w:tc>
    </w:tr>
    <w:tr w:rsidR="00FA0AD1" w14:paraId="7634FCD1" w14:textId="77777777" w:rsidTr="00FA0AD1">
      <w:trPr>
        <w:trHeight w:val="340"/>
      </w:trPr>
      <w:tc>
        <w:tcPr>
          <w:tcW w:w="8121" w:type="dxa"/>
          <w:vAlign w:val="center"/>
          <w:hideMark/>
        </w:tcPr>
        <w:p w14:paraId="74F97D7D" w14:textId="543EBFF4" w:rsidR="00B22CFB" w:rsidRDefault="00426215" w:rsidP="00FA0AD1">
          <w:pPr>
            <w:pStyle w:val="a9"/>
            <w:tabs>
              <w:tab w:val="clear" w:pos="0"/>
            </w:tabs>
          </w:pPr>
          <w:r>
            <w:t>Business Template</w:t>
          </w:r>
        </w:p>
      </w:tc>
      <w:tc>
        <w:tcPr>
          <w:tcW w:w="1377" w:type="dxa"/>
          <w:vAlign w:val="center"/>
          <w:hideMark/>
        </w:tcPr>
        <w:p w14:paraId="22501B53" w14:textId="77777777" w:rsidR="00B22CFB" w:rsidRDefault="005D1735" w:rsidP="00FA0AD1">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B22CFB" w:rsidRPr="002A572B" w:rsidRDefault="005D1735" w:rsidP="00FA0AD1">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1997DA"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5"/>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4"/>
  </w:num>
  <w:num w:numId="11" w16cid:durableId="262299757">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2"/>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na Tsibets">
    <w15:presenceInfo w15:providerId="Windows Live" w15:userId="b5d7a90a27de40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566E"/>
    <w:rsid w:val="00036D9D"/>
    <w:rsid w:val="000370D4"/>
    <w:rsid w:val="00047819"/>
    <w:rsid w:val="00074855"/>
    <w:rsid w:val="00104CAC"/>
    <w:rsid w:val="00125E85"/>
    <w:rsid w:val="00173F65"/>
    <w:rsid w:val="00192D26"/>
    <w:rsid w:val="002B3847"/>
    <w:rsid w:val="002C76CC"/>
    <w:rsid w:val="002E6935"/>
    <w:rsid w:val="00357E14"/>
    <w:rsid w:val="00407DD5"/>
    <w:rsid w:val="00426215"/>
    <w:rsid w:val="00444D3B"/>
    <w:rsid w:val="00480504"/>
    <w:rsid w:val="0048499B"/>
    <w:rsid w:val="004A4E69"/>
    <w:rsid w:val="004B591A"/>
    <w:rsid w:val="00500742"/>
    <w:rsid w:val="00504C62"/>
    <w:rsid w:val="0057509B"/>
    <w:rsid w:val="00580835"/>
    <w:rsid w:val="005D1735"/>
    <w:rsid w:val="00666408"/>
    <w:rsid w:val="006743AE"/>
    <w:rsid w:val="006C5206"/>
    <w:rsid w:val="006F645E"/>
    <w:rsid w:val="007B27B1"/>
    <w:rsid w:val="007C4361"/>
    <w:rsid w:val="007D505A"/>
    <w:rsid w:val="00876D86"/>
    <w:rsid w:val="008D0346"/>
    <w:rsid w:val="00912B00"/>
    <w:rsid w:val="0094703C"/>
    <w:rsid w:val="00950730"/>
    <w:rsid w:val="00974743"/>
    <w:rsid w:val="009D7BE5"/>
    <w:rsid w:val="009E4BF9"/>
    <w:rsid w:val="009E7277"/>
    <w:rsid w:val="00AA68CA"/>
    <w:rsid w:val="00B00FF6"/>
    <w:rsid w:val="00B072EA"/>
    <w:rsid w:val="00B22CFB"/>
    <w:rsid w:val="00B63965"/>
    <w:rsid w:val="00B83E56"/>
    <w:rsid w:val="00BE17E0"/>
    <w:rsid w:val="00C403FF"/>
    <w:rsid w:val="00C901A0"/>
    <w:rsid w:val="00CA3310"/>
    <w:rsid w:val="00CE6020"/>
    <w:rsid w:val="00D04DA9"/>
    <w:rsid w:val="00D20F53"/>
    <w:rsid w:val="00D61C9C"/>
    <w:rsid w:val="00DD31D9"/>
    <w:rsid w:val="00E016A3"/>
    <w:rsid w:val="00E12ACE"/>
    <w:rsid w:val="00E15F7E"/>
    <w:rsid w:val="00E43D86"/>
    <w:rsid w:val="00EB54C0"/>
    <w:rsid w:val="00F55A25"/>
    <w:rsid w:val="00FA0AD1"/>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docId w15:val="{545FCFFB-B499-4533-AE57-105A08D1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436</Words>
  <Characters>2487</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Alena Tsibets</cp:lastModifiedBy>
  <cp:revision>1</cp:revision>
  <cp:lastPrinted>2021-02-26T07:14:00Z</cp:lastPrinted>
  <dcterms:created xsi:type="dcterms:W3CDTF">2021-01-22T08:29:00Z</dcterms:created>
  <dcterms:modified xsi:type="dcterms:W3CDTF">2023-10-26T22:16:00Z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